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93AEA" w14:textId="73A34728" w:rsidR="00645972" w:rsidRDefault="00832886">
      <w:pPr>
        <w:pStyle w:val="Standard"/>
        <w:spacing w:line="360" w:lineRule="auto"/>
        <w:rPr>
          <w:b/>
          <w:bCs/>
        </w:rPr>
      </w:pPr>
      <w:proofErr w:type="spellStart"/>
      <w:r>
        <w:rPr>
          <w:b/>
          <w:bCs/>
        </w:rPr>
        <w:t>SegmentR</w:t>
      </w:r>
      <w:proofErr w:type="spellEnd"/>
      <w:r w:rsidR="00D23E13">
        <w:rPr>
          <w:b/>
          <w:bCs/>
        </w:rPr>
        <w:t xml:space="preserve">: Deep Learning </w:t>
      </w:r>
      <w:r w:rsidR="0073114F">
        <w:rPr>
          <w:b/>
          <w:bCs/>
        </w:rPr>
        <w:t xml:space="preserve">for Automated Segmentation with an </w:t>
      </w:r>
      <w:r w:rsidR="0073577A">
        <w:rPr>
          <w:b/>
          <w:bCs/>
        </w:rPr>
        <w:t xml:space="preserve">R </w:t>
      </w:r>
      <w:r w:rsidR="0073114F">
        <w:rPr>
          <w:b/>
          <w:bCs/>
        </w:rPr>
        <w:t xml:space="preserve">interface </w:t>
      </w:r>
    </w:p>
    <w:p w14:paraId="47B5F44E" w14:textId="77777777" w:rsidR="00645972" w:rsidRDefault="00645972">
      <w:pPr>
        <w:pStyle w:val="Standard"/>
        <w:spacing w:line="360" w:lineRule="auto"/>
        <w:rPr>
          <w:b/>
          <w:bCs/>
        </w:rPr>
      </w:pPr>
    </w:p>
    <w:p w14:paraId="2A6A3140" w14:textId="77777777" w:rsidR="00645972" w:rsidRDefault="00D23E13">
      <w:pPr>
        <w:pStyle w:val="Standard"/>
        <w:spacing w:line="360" w:lineRule="auto"/>
      </w:pPr>
      <w:r>
        <w:rPr>
          <w:rFonts w:ascii="Times New Roman" w:eastAsia="Times New Roman" w:hAnsi="Times New Roman" w:cs="Times New Roman"/>
        </w:rPr>
        <w:t>James D. Boyko</w:t>
      </w:r>
      <w:r>
        <w:rPr>
          <w:rFonts w:ascii="Times New Roman" w:eastAsia="Times New Roman" w:hAnsi="Times New Roman" w:cs="Times New Roman"/>
          <w:vertAlign w:val="superscript"/>
        </w:rPr>
        <w:t>12</w:t>
      </w:r>
      <w:r>
        <w:rPr>
          <w:rFonts w:ascii="Times New Roman" w:eastAsia="Times New Roman" w:hAnsi="Times New Roman" w:cs="Times New Roman"/>
        </w:rPr>
        <w:t xml:space="preserve"> </w:t>
      </w:r>
      <w:r>
        <w:rPr>
          <w:rFonts w:ascii="Times New Roman" w:eastAsia="Times New Roman" w:hAnsi="Times New Roman" w:cs="Times New Roman"/>
        </w:rPr>
        <w:br/>
      </w:r>
      <w:r>
        <w:rPr>
          <w:rFonts w:ascii="Times New Roman" w:eastAsia="Times New Roman" w:hAnsi="Times New Roman" w:cs="Times New Roman"/>
          <w:vertAlign w:val="superscript"/>
        </w:rPr>
        <w:t xml:space="preserve">1 </w:t>
      </w:r>
      <w:r>
        <w:rPr>
          <w:rFonts w:ascii="Times New Roman" w:eastAsia="Times New Roman" w:hAnsi="Times New Roman" w:cs="Times New Roman"/>
        </w:rPr>
        <w:t>Department of Ecology and Evolutionary Biology, University of Michigan, Ann Arbor, Michigan 48109, USA</w:t>
      </w:r>
      <w:r>
        <w:rPr>
          <w:rFonts w:ascii="Times New Roman" w:eastAsia="Times New Roman" w:hAnsi="Times New Roman" w:cs="Times New Roman"/>
        </w:rPr>
        <w:br/>
      </w:r>
      <w:proofErr w:type="gramStart"/>
      <w:r>
        <w:rPr>
          <w:rFonts w:ascii="Times New Roman" w:eastAsia="Times New Roman" w:hAnsi="Times New Roman" w:cs="Times New Roman"/>
          <w:vertAlign w:val="superscript"/>
        </w:rPr>
        <w:t xml:space="preserve">2  </w:t>
      </w:r>
      <w:r>
        <w:rPr>
          <w:rFonts w:ascii="Times New Roman" w:eastAsia="Times New Roman" w:hAnsi="Times New Roman" w:cs="Times New Roman"/>
        </w:rPr>
        <w:t>Michigan</w:t>
      </w:r>
      <w:proofErr w:type="gramEnd"/>
      <w:r>
        <w:rPr>
          <w:rFonts w:ascii="Times New Roman" w:eastAsia="Times New Roman" w:hAnsi="Times New Roman" w:cs="Times New Roman"/>
        </w:rPr>
        <w:t xml:space="preserve"> Institute of Data Science, University of Michigan, Ann Arbor, Michigan 48109, USA</w:t>
      </w:r>
    </w:p>
    <w:p w14:paraId="46F020B8" w14:textId="77777777" w:rsidR="00645972" w:rsidRDefault="00645972">
      <w:pPr>
        <w:pStyle w:val="Standard"/>
        <w:spacing w:line="360" w:lineRule="auto"/>
        <w:rPr>
          <w:b/>
          <w:bCs/>
        </w:rPr>
      </w:pPr>
    </w:p>
    <w:p w14:paraId="0523FCBA" w14:textId="77777777" w:rsidR="00645972" w:rsidRDefault="00D23E13">
      <w:pPr>
        <w:pStyle w:val="Standard"/>
        <w:spacing w:line="360" w:lineRule="auto"/>
        <w:rPr>
          <w:b/>
          <w:bCs/>
        </w:rPr>
      </w:pPr>
      <w:r>
        <w:rPr>
          <w:b/>
          <w:bCs/>
        </w:rPr>
        <w:t>Abstract</w:t>
      </w:r>
    </w:p>
    <w:p w14:paraId="50A322CB" w14:textId="52C79382" w:rsidR="00645972" w:rsidRDefault="6402A648">
      <w:pPr>
        <w:pStyle w:val="Standard"/>
        <w:spacing w:line="360" w:lineRule="auto"/>
      </w:pPr>
      <w:r>
        <w:t>The increasing digitization of biological data has generated biodiversity data at an unprecedented scale. However, extracting phenotypic information from these images</w:t>
      </w:r>
      <w:r w:rsidR="00FA43F1">
        <w:t xml:space="preserve"> </w:t>
      </w:r>
      <w:r>
        <w:t xml:space="preserve">at a large scale poses unique challenges for biologists. </w:t>
      </w:r>
      <w:r w:rsidR="784E0649">
        <w:t xml:space="preserve">Manual image segmentation is time-consuming and can be subjective, while existing automated solutions often requires extensive coding experience or utilize coding languages not typically used by practicing ecologists and evolutionary biologists. </w:t>
      </w:r>
      <w:r w:rsidR="63565908">
        <w:t xml:space="preserve">Here, I present </w:t>
      </w:r>
      <w:proofErr w:type="spellStart"/>
      <w:r w:rsidR="63565908">
        <w:t>SegmentR</w:t>
      </w:r>
      <w:proofErr w:type="spellEnd"/>
      <w:r w:rsidR="63565908">
        <w:t xml:space="preserve">, a user-friendly software package that leverages two state-of-the-art deep learning models – </w:t>
      </w:r>
      <w:proofErr w:type="spellStart"/>
      <w:r w:rsidR="63565908">
        <w:t>GroundinDINO</w:t>
      </w:r>
      <w:proofErr w:type="spellEnd"/>
      <w:r w:rsidR="63565908">
        <w:t xml:space="preserve"> and </w:t>
      </w:r>
      <w:proofErr w:type="spellStart"/>
      <w:r w:rsidR="63565908">
        <w:t>SegmentAnything</w:t>
      </w:r>
      <w:proofErr w:type="spellEnd"/>
      <w:r w:rsidR="63565908">
        <w:t xml:space="preserve">. The </w:t>
      </w:r>
      <w:proofErr w:type="spellStart"/>
      <w:r w:rsidR="63565908">
        <w:t>SegmentR</w:t>
      </w:r>
      <w:proofErr w:type="spellEnd"/>
      <w:r w:rsidR="63565908">
        <w:t xml:space="preserve"> package provides an R-based interface, making it more accessible to biologists without coding experience. The </w:t>
      </w:r>
      <w:proofErr w:type="spellStart"/>
      <w:r w:rsidR="63565908">
        <w:t>SegmentR</w:t>
      </w:r>
      <w:proofErr w:type="spellEnd"/>
      <w:r w:rsidR="63565908">
        <w:t xml:space="preserve"> pipeline allows users to load images, automatically segment them based on text prompts, and extract regions of interest for downstream analysis. The package includes basic visualization and data processing functions to </w:t>
      </w:r>
      <w:r w:rsidR="66F93168">
        <w:t>facilitate</w:t>
      </w:r>
      <w:r w:rsidR="63565908">
        <w:t xml:space="preserve"> interpretation of the results and integration with existing analytical workflows. I demonstrate the utility of the </w:t>
      </w:r>
      <w:proofErr w:type="spellStart"/>
      <w:r w:rsidR="63565908">
        <w:t>SegmentR</w:t>
      </w:r>
      <w:proofErr w:type="spellEnd"/>
      <w:r w:rsidR="63565908">
        <w:t xml:space="preserve"> package by using it to automatically isolate the body of a fish from its </w:t>
      </w:r>
      <w:r w:rsidR="3AFA49DA">
        <w:t xml:space="preserve">fins </w:t>
      </w:r>
      <w:r w:rsidR="63565908">
        <w:t xml:space="preserve">and extract color information from a small dataset of flower images. </w:t>
      </w:r>
    </w:p>
    <w:p w14:paraId="1D7A9A91" w14:textId="77777777" w:rsidR="00645972" w:rsidRDefault="00645972">
      <w:pPr>
        <w:pStyle w:val="Standard"/>
        <w:spacing w:line="360" w:lineRule="auto"/>
        <w:rPr>
          <w:b/>
          <w:bCs/>
        </w:rPr>
      </w:pPr>
    </w:p>
    <w:p w14:paraId="038877D5" w14:textId="77777777" w:rsidR="00645972" w:rsidRDefault="00D23E13">
      <w:pPr>
        <w:pStyle w:val="Standard"/>
        <w:spacing w:line="360" w:lineRule="auto"/>
        <w:rPr>
          <w:b/>
          <w:bCs/>
        </w:rPr>
      </w:pPr>
      <w:r>
        <w:rPr>
          <w:b/>
          <w:bCs/>
        </w:rPr>
        <w:t>Key Words</w:t>
      </w:r>
    </w:p>
    <w:p w14:paraId="2569E0FA" w14:textId="13A32961" w:rsidR="00645972" w:rsidRDefault="00D23E13">
      <w:pPr>
        <w:pStyle w:val="Standard"/>
        <w:spacing w:line="360" w:lineRule="auto"/>
      </w:pPr>
      <w:r>
        <w:t xml:space="preserve">citizen science, image segmentation, deep learning, </w:t>
      </w:r>
      <w:proofErr w:type="spellStart"/>
      <w:r>
        <w:t>iNatauralist</w:t>
      </w:r>
      <w:proofErr w:type="spellEnd"/>
      <w:r w:rsidR="00256874">
        <w:t>, object detection</w:t>
      </w:r>
    </w:p>
    <w:p w14:paraId="69E88BF1" w14:textId="77777777" w:rsidR="00645972" w:rsidRDefault="00645972">
      <w:pPr>
        <w:pStyle w:val="Standard"/>
        <w:spacing w:line="360" w:lineRule="auto"/>
      </w:pPr>
    </w:p>
    <w:p w14:paraId="194D9470" w14:textId="77777777" w:rsidR="00645972" w:rsidRDefault="00645972">
      <w:pPr>
        <w:pStyle w:val="Standard"/>
        <w:spacing w:line="360" w:lineRule="auto"/>
      </w:pPr>
    </w:p>
    <w:p w14:paraId="50445824" w14:textId="77777777" w:rsidR="00645972" w:rsidRDefault="00645972">
      <w:pPr>
        <w:pStyle w:val="Standard"/>
        <w:spacing w:line="360" w:lineRule="auto"/>
      </w:pPr>
    </w:p>
    <w:p w14:paraId="68F6338B" w14:textId="77777777" w:rsidR="00645972" w:rsidRDefault="00645972">
      <w:pPr>
        <w:pStyle w:val="Standard"/>
        <w:spacing w:line="360" w:lineRule="auto"/>
      </w:pPr>
    </w:p>
    <w:p w14:paraId="48244CDD" w14:textId="77777777" w:rsidR="00645972" w:rsidRDefault="00645972">
      <w:pPr>
        <w:pStyle w:val="Standard"/>
        <w:spacing w:line="360" w:lineRule="auto"/>
      </w:pPr>
    </w:p>
    <w:p w14:paraId="33A58D4F" w14:textId="77777777" w:rsidR="00645972" w:rsidRDefault="00645972">
      <w:pPr>
        <w:pStyle w:val="Standard"/>
        <w:spacing w:line="360" w:lineRule="auto"/>
      </w:pPr>
    </w:p>
    <w:p w14:paraId="712ACD10" w14:textId="77777777" w:rsidR="00645972" w:rsidRDefault="00645972">
      <w:pPr>
        <w:pStyle w:val="Standard"/>
        <w:spacing w:line="360" w:lineRule="auto"/>
      </w:pPr>
    </w:p>
    <w:p w14:paraId="1209D5F4" w14:textId="77777777" w:rsidR="00645972" w:rsidRDefault="00645972">
      <w:pPr>
        <w:pStyle w:val="Standard"/>
        <w:spacing w:line="360" w:lineRule="auto"/>
      </w:pPr>
    </w:p>
    <w:p w14:paraId="1E619DC7" w14:textId="77777777" w:rsidR="00645972" w:rsidRDefault="00645972">
      <w:pPr>
        <w:pStyle w:val="Standard"/>
        <w:spacing w:line="360" w:lineRule="auto"/>
      </w:pPr>
    </w:p>
    <w:p w14:paraId="150AAAE2" w14:textId="75773C89" w:rsidR="1AF18BBE" w:rsidRDefault="38645513" w:rsidP="1AF18BBE">
      <w:pPr>
        <w:pStyle w:val="Standard"/>
        <w:spacing w:line="360" w:lineRule="auto"/>
      </w:pPr>
      <w:r w:rsidRPr="1AF18BBE">
        <w:rPr>
          <w:b/>
          <w:bCs/>
        </w:rPr>
        <w:lastRenderedPageBreak/>
        <w:t>1. INTRODUCTION</w:t>
      </w:r>
    </w:p>
    <w:p w14:paraId="696021AB" w14:textId="48765BD1" w:rsidR="00035032" w:rsidRDefault="3980FF8E" w:rsidP="009610A0">
      <w:pPr>
        <w:pStyle w:val="Standard"/>
        <w:spacing w:line="360" w:lineRule="auto"/>
      </w:pPr>
      <w:r>
        <w:t xml:space="preserve">The proliferation of digital imaging in biology has generated vast quantities of visual data across scales and systems. </w:t>
      </w:r>
      <w:r w:rsidR="1AF18BBE">
        <w:t xml:space="preserve">Citizen science initiatives like </w:t>
      </w:r>
      <w:proofErr w:type="spellStart"/>
      <w:r w:rsidR="1AF18BBE">
        <w:t>iNaturalist</w:t>
      </w:r>
      <w:proofErr w:type="spellEnd"/>
      <w:ins w:id="0" w:author="Boyko, James" w:date="2025-04-05T09:31:00Z" w16du:dateUtc="2025-04-05T13:31:00Z">
        <w:r w:rsidR="00681CEA">
          <w:t xml:space="preserve">, </w:t>
        </w:r>
      </w:ins>
      <w:ins w:id="1" w:author="Boyko, James" w:date="2025-04-05T09:32:00Z" w16du:dateUtc="2025-04-05T13:32:00Z">
        <w:r w:rsidR="00681CEA">
          <w:t xml:space="preserve">massive </w:t>
        </w:r>
      </w:ins>
      <w:ins w:id="2" w:author="Boyko, James" w:date="2025-04-05T09:31:00Z" w16du:dateUtc="2025-04-05T13:31:00Z">
        <w:r w:rsidR="00681CEA">
          <w:t xml:space="preserve">digitization efforts of research museums, </w:t>
        </w:r>
      </w:ins>
      <w:ins w:id="3" w:author="Boyko, James" w:date="2025-04-05T09:32:00Z" w16du:dateUtc="2025-04-05T13:32:00Z">
        <w:r w:rsidR="00681CEA">
          <w:t xml:space="preserve">and </w:t>
        </w:r>
      </w:ins>
      <w:ins w:id="4" w:author="Boyko, James" w:date="2025-04-05T09:31:00Z" w16du:dateUtc="2025-04-05T13:31:00Z">
        <w:r w:rsidR="00681CEA">
          <w:t>internationa</w:t>
        </w:r>
      </w:ins>
      <w:ins w:id="5" w:author="Boyko, James" w:date="2025-04-05T09:32:00Z" w16du:dateUtc="2025-04-05T13:32:00Z">
        <w:r w:rsidR="00681CEA">
          <w:t xml:space="preserve">l collaborative networks like </w:t>
        </w:r>
        <w:r w:rsidR="00681CEA" w:rsidRPr="00681CEA">
          <w:t>Global Biodiversity Information Facility</w:t>
        </w:r>
        <w:r w:rsidR="00681CEA">
          <w:t xml:space="preserve"> (GBIF) are </w:t>
        </w:r>
      </w:ins>
      <w:del w:id="6" w:author="Boyko, James" w:date="2025-04-05T09:31:00Z" w16du:dateUtc="2025-04-05T13:31:00Z">
        <w:r w:rsidR="1AF18BBE" w:rsidDel="00681CEA">
          <w:delText xml:space="preserve"> </w:delText>
        </w:r>
      </w:del>
      <w:del w:id="7" w:author="Boyko, James" w:date="2025-04-05T09:33:00Z" w16du:dateUtc="2025-04-05T13:33:00Z">
        <w:r w:rsidR="1AF18BBE" w:rsidDel="00681CEA">
          <w:delText>generat</w:delText>
        </w:r>
      </w:del>
      <w:del w:id="8" w:author="Boyko, James" w:date="2025-04-05T09:32:00Z" w16du:dateUtc="2025-04-05T13:32:00Z">
        <w:r w:rsidR="1AF18BBE" w:rsidDel="00681CEA">
          <w:delText>e</w:delText>
        </w:r>
      </w:del>
      <w:del w:id="9" w:author="Boyko, James" w:date="2025-04-05T09:33:00Z" w16du:dateUtc="2025-04-05T13:33:00Z">
        <w:r w:rsidR="1AF18BBE" w:rsidDel="00681CEA">
          <w:delText xml:space="preserve"> data in the form of crowdsourced observations and images, </w:delText>
        </w:r>
      </w:del>
      <w:r w:rsidR="1AF18BBE">
        <w:t xml:space="preserve">centralizing vast quantities of biodiversity data and providing opportunity to study phenotypic variation across the tree of life and at large spatial scales. Yet, the sheer scale of the data generated and the fact that it is </w:t>
      </w:r>
      <w:del w:id="10" w:author="Boyko, James" w:date="2025-04-05T09:33:00Z" w16du:dateUtc="2025-04-05T13:33:00Z">
        <w:r w:rsidR="1AF18BBE" w:rsidDel="00681CEA">
          <w:delText xml:space="preserve">typically </w:delText>
        </w:r>
      </w:del>
      <w:ins w:id="11" w:author="Boyko, James" w:date="2025-04-05T09:33:00Z" w16du:dateUtc="2025-04-05T13:33:00Z">
        <w:r w:rsidR="00681CEA">
          <w:t xml:space="preserve">often </w:t>
        </w:r>
      </w:ins>
      <w:r w:rsidR="1AF18BBE">
        <w:t>not standardized, make it difficult to automate data collection and extraction.</w:t>
      </w:r>
      <w:r w:rsidR="6F4239BD">
        <w:t xml:space="preserve"> </w:t>
      </w:r>
      <w:r w:rsidR="1AF18BBE">
        <w:t>As such, most attempts to analyze biological images rely on manual segmentation and annotation. Though this approach can produce high-quality datasets, it becomes prohibitively time-consuming at scale.</w:t>
      </w:r>
    </w:p>
    <w:p w14:paraId="770AD40F" w14:textId="3D686BDC" w:rsidR="00AD6818" w:rsidRDefault="150500F6">
      <w:pPr>
        <w:pStyle w:val="Standard"/>
        <w:spacing w:line="360" w:lineRule="auto"/>
        <w:ind w:firstLine="709"/>
        <w:rPr>
          <w:ins w:id="12" w:author="Boyko, James" w:date="2025-04-05T09:43:00Z" w16du:dateUtc="2025-04-05T13:43:00Z"/>
        </w:rPr>
      </w:pPr>
      <w:del w:id="13" w:author="Boyko, James" w:date="2025-04-05T09:41:00Z" w16du:dateUtc="2025-04-05T13:41:00Z">
        <w:r w:rsidDel="00AD6818">
          <w:delText>Fortunately</w:delText>
        </w:r>
      </w:del>
      <w:ins w:id="14" w:author="Boyko, James" w:date="2025-04-05T09:41:00Z" w16du:dateUtc="2025-04-05T13:41:00Z">
        <w:r w:rsidR="00AD6818">
          <w:t xml:space="preserve">One promising </w:t>
        </w:r>
      </w:ins>
      <w:ins w:id="15" w:author="Boyko, James" w:date="2025-04-05T09:42:00Z" w16du:dateUtc="2025-04-05T13:42:00Z">
        <w:r w:rsidR="00AD6818">
          <w:t xml:space="preserve">solution </w:t>
        </w:r>
      </w:ins>
      <w:ins w:id="16" w:author="Boyko, James" w:date="2025-04-05T09:41:00Z" w16du:dateUtc="2025-04-05T13:41:00Z">
        <w:r w:rsidR="00AD6818">
          <w:t xml:space="preserve">to the </w:t>
        </w:r>
      </w:ins>
      <w:ins w:id="17" w:author="Boyko, James" w:date="2025-04-05T09:42:00Z" w16du:dateUtc="2025-04-05T13:42:00Z">
        <w:r w:rsidR="00AD6818">
          <w:t xml:space="preserve">scale </w:t>
        </w:r>
      </w:ins>
      <w:ins w:id="18" w:author="Boyko, James" w:date="2025-04-05T09:41:00Z" w16du:dateUtc="2025-04-05T13:41:00Z">
        <w:r w:rsidR="00AD6818">
          <w:t>challenge is</w:t>
        </w:r>
      </w:ins>
      <w:del w:id="19" w:author="Boyko, James" w:date="2025-04-05T09:41:00Z" w16du:dateUtc="2025-04-05T13:41:00Z">
        <w:r w:rsidDel="00AD6818">
          <w:delText>,</w:delText>
        </w:r>
      </w:del>
      <w:r>
        <w:t xml:space="preserve"> the </w:t>
      </w:r>
      <w:del w:id="20" w:author="Boyko, James" w:date="2025-04-05T09:41:00Z" w16du:dateUtc="2025-04-05T13:41:00Z">
        <w:r w:rsidDel="00AD6818">
          <w:delText xml:space="preserve">maturation </w:delText>
        </w:r>
      </w:del>
      <w:ins w:id="21" w:author="Boyko, James" w:date="2025-04-05T09:41:00Z" w16du:dateUtc="2025-04-05T13:41:00Z">
        <w:r w:rsidR="00AD6818">
          <w:t xml:space="preserve">utilization </w:t>
        </w:r>
      </w:ins>
      <w:r>
        <w:t>of computer vision and deep learning techniques</w:t>
      </w:r>
      <w:del w:id="22" w:author="Boyko, James" w:date="2025-04-05T09:41:00Z" w16du:dateUtc="2025-04-05T13:41:00Z">
        <w:r w:rsidDel="00AD6818">
          <w:delText xml:space="preserve"> offers a promising solution to these challenges. By leveraging state-of-the-art machine learning models, it is now possible</w:delText>
        </w:r>
      </w:del>
      <w:r>
        <w:t xml:space="preserve"> to automate large parts of the image processing pipeline</w:t>
      </w:r>
      <w:ins w:id="23" w:author="Boyko, James" w:date="2025-04-05T09:42:00Z" w16du:dateUtc="2025-04-05T13:42:00Z">
        <w:r w:rsidR="00AD6818">
          <w:t>.</w:t>
        </w:r>
      </w:ins>
      <w:del w:id="24" w:author="Boyko, James" w:date="2025-04-05T09:42:00Z" w16du:dateUtc="2025-04-05T13:42:00Z">
        <w:r w:rsidDel="00AD6818">
          <w:delText>,</w:delText>
        </w:r>
      </w:del>
      <w:r>
        <w:t xml:space="preserve"> </w:t>
      </w:r>
      <w:del w:id="25" w:author="Boyko, James" w:date="2025-04-05T09:42:00Z" w16du:dateUtc="2025-04-05T13:42:00Z">
        <w:r w:rsidDel="00AD6818">
          <w:delText xml:space="preserve">allowing biologists to extract meaningful information from diverse image datasets at unprecedented scales. </w:delText>
        </w:r>
      </w:del>
      <w:r>
        <w:t>Many successful deep learning applications in recent years have focused on computer vision tasks (LeCun et al. 2015; Goodfellow et al. 2016)</w:t>
      </w:r>
      <w:ins w:id="26" w:author="Boyko, James" w:date="2025-04-05T10:03:00Z" w16du:dateUtc="2025-04-05T14:03:00Z">
        <w:r w:rsidR="00F7764A">
          <w:t xml:space="preserve"> and t</w:t>
        </w:r>
      </w:ins>
      <w:del w:id="27" w:author="Boyko, James" w:date="2025-04-05T10:03:00Z" w16du:dateUtc="2025-04-05T14:03:00Z">
        <w:r w:rsidDel="00F7764A">
          <w:delText>. T</w:delText>
        </w:r>
      </w:del>
      <w:r>
        <w:t xml:space="preserve">wo key areas particularly relevant for biological image analysis are object detection and instance segmentation. </w:t>
      </w:r>
      <w:r w:rsidR="7C42B53C">
        <w:t>Object detection algorithms aim to locate and classify distinct objects within an image (Redmon et al. 2016; Ren et al. 2017</w:t>
      </w:r>
      <w:del w:id="28" w:author="Boyko, James" w:date="2025-04-05T09:43:00Z" w16du:dateUtc="2025-04-05T13:43:00Z">
        <w:r w:rsidR="7C42B53C" w:rsidDel="00AD6818">
          <w:delText xml:space="preserve">), </w:delText>
        </w:r>
      </w:del>
      <w:ins w:id="29" w:author="Boyko, James" w:date="2025-04-05T09:43:00Z" w16du:dateUtc="2025-04-05T13:43:00Z">
        <w:r w:rsidR="00AD6818">
          <w:t xml:space="preserve">). Specifically, the goal of object detection is to draw bounding boxes around particular objects of interest and associate the bounding box with a particular class for a given image. For biological images, this could mean </w:t>
        </w:r>
      </w:ins>
      <w:ins w:id="30" w:author="Boyko, James" w:date="2025-04-05T09:46:00Z" w16du:dateUtc="2025-04-05T13:46:00Z">
        <w:r w:rsidR="00AD6818">
          <w:t>identifying</w:t>
        </w:r>
      </w:ins>
      <w:ins w:id="31" w:author="Boyko, James" w:date="2025-04-05T09:44:00Z" w16du:dateUtc="2025-04-05T13:44:00Z">
        <w:r w:rsidR="00AD6818">
          <w:t xml:space="preserve"> and drawing boxes around all instances of a leaf in herbarium specimen</w:t>
        </w:r>
      </w:ins>
      <w:ins w:id="32" w:author="Boyko, James" w:date="2025-04-05T09:47:00Z" w16du:dateUtc="2025-04-05T13:47:00Z">
        <w:r w:rsidR="00222D00">
          <w:t>s</w:t>
        </w:r>
      </w:ins>
      <w:ins w:id="33" w:author="Boyko, James" w:date="2025-04-05T09:44:00Z" w16du:dateUtc="2025-04-05T13:44:00Z">
        <w:r w:rsidR="00AD6818">
          <w:t xml:space="preserve"> (Weaver </w:t>
        </w:r>
      </w:ins>
      <w:ins w:id="34" w:author="Boyko, James" w:date="2025-04-05T09:45:00Z" w16du:dateUtc="2025-04-05T13:45:00Z">
        <w:r w:rsidR="00AD6818">
          <w:t>and Smith</w:t>
        </w:r>
      </w:ins>
      <w:ins w:id="35" w:author="Boyko, James" w:date="2025-04-05T09:44:00Z" w16du:dateUtc="2025-04-05T13:44:00Z">
        <w:r w:rsidR="00AD6818">
          <w:t xml:space="preserve"> 202</w:t>
        </w:r>
      </w:ins>
      <w:ins w:id="36" w:author="Boyko, James" w:date="2025-04-05T09:45:00Z" w16du:dateUtc="2025-04-05T13:45:00Z">
        <w:r w:rsidR="00AD6818">
          <w:t>3</w:t>
        </w:r>
      </w:ins>
      <w:ins w:id="37" w:author="Boyko, James" w:date="2025-04-05T09:44:00Z" w16du:dateUtc="2025-04-05T13:44:00Z">
        <w:r w:rsidR="00AD6818">
          <w:t xml:space="preserve">), individual cells in </w:t>
        </w:r>
      </w:ins>
      <w:ins w:id="38" w:author="Boyko, James" w:date="2025-04-05T09:46:00Z" w16du:dateUtc="2025-04-05T13:46:00Z">
        <w:r w:rsidR="00AD6818" w:rsidRPr="00AD6818">
          <w:t>fluorescence microscopy</w:t>
        </w:r>
        <w:r w:rsidR="00AD6818">
          <w:t xml:space="preserve"> (Waithe et al. 2020)</w:t>
        </w:r>
        <w:r w:rsidR="00222D00">
          <w:t>, or individual bones</w:t>
        </w:r>
      </w:ins>
      <w:ins w:id="39" w:author="Boyko, James" w:date="2025-04-05T09:47:00Z" w16du:dateUtc="2025-04-05T13:47:00Z">
        <w:r w:rsidR="00222D00">
          <w:t xml:space="preserve"> from</w:t>
        </w:r>
      </w:ins>
      <w:ins w:id="40" w:author="Boyko, James" w:date="2025-04-05T09:46:00Z" w16du:dateUtc="2025-04-05T13:46:00Z">
        <w:r w:rsidR="00222D00">
          <w:t xml:space="preserve"> </w:t>
        </w:r>
      </w:ins>
      <w:ins w:id="41" w:author="Boyko, James" w:date="2025-04-05T09:47:00Z" w16du:dateUtc="2025-04-05T13:47:00Z">
        <w:r w:rsidR="00222D00">
          <w:t xml:space="preserve">bird specimens </w:t>
        </w:r>
      </w:ins>
      <w:ins w:id="42" w:author="Boyko, James" w:date="2025-04-05T09:46:00Z" w16du:dateUtc="2025-04-05T13:46:00Z">
        <w:r w:rsidR="00222D00">
          <w:t>(Weeks et al. 2023)</w:t>
        </w:r>
      </w:ins>
      <w:ins w:id="43" w:author="Boyko, James" w:date="2025-04-05T09:48:00Z" w16du:dateUtc="2025-04-05T13:48:00Z">
        <w:r w:rsidR="00222D00">
          <w:t xml:space="preserve">. </w:t>
        </w:r>
        <w:r w:rsidR="00222D00" w:rsidRPr="00222D00">
          <w:t>However, most object detection algorithms are limited to a pre-determined set of classes</w:t>
        </w:r>
        <w:r w:rsidR="00222D00">
          <w:t xml:space="preserve"> because they are trained with a particular task in mind – i.e., one would not use the leaf object detector</w:t>
        </w:r>
      </w:ins>
      <w:ins w:id="44" w:author="Boyko, James" w:date="2025-04-05T09:49:00Z" w16du:dateUtc="2025-04-05T13:49:00Z">
        <w:r w:rsidR="00222D00">
          <w:t xml:space="preserve"> to identify instances of a bird femur</w:t>
        </w:r>
      </w:ins>
      <w:ins w:id="45" w:author="Boyko, James" w:date="2025-04-05T09:48:00Z" w16du:dateUtc="2025-04-05T13:48:00Z">
        <w:r w:rsidR="00222D00" w:rsidRPr="00222D00">
          <w:t>.</w:t>
        </w:r>
      </w:ins>
      <w:ins w:id="46" w:author="Boyko, James" w:date="2025-04-05T09:49:00Z" w16du:dateUtc="2025-04-05T13:49:00Z">
        <w:r w:rsidR="00222D00">
          <w:t xml:space="preserve"> </w:t>
        </w:r>
        <w:r w:rsidR="00222D00" w:rsidRPr="00222D00">
          <w:t xml:space="preserve">This </w:t>
        </w:r>
        <w:r w:rsidR="00222D00">
          <w:t>can be</w:t>
        </w:r>
        <w:r w:rsidR="00222D00" w:rsidRPr="00222D00">
          <w:t xml:space="preserve"> problematic for biological datasets as existing pre-trained models are unlikely to </w:t>
        </w:r>
      </w:ins>
      <w:ins w:id="47" w:author="Boyko, James" w:date="2025-04-05T09:51:00Z" w16du:dateUtc="2025-04-05T13:51:00Z">
        <w:r w:rsidR="00222D00">
          <w:t>generalize well to</w:t>
        </w:r>
      </w:ins>
      <w:ins w:id="48" w:author="Boyko, James" w:date="2025-04-05T09:49:00Z" w16du:dateUtc="2025-04-05T13:49:00Z">
        <w:r w:rsidR="00222D00" w:rsidRPr="00222D00">
          <w:t xml:space="preserve"> taxonomic groups </w:t>
        </w:r>
      </w:ins>
      <w:ins w:id="49" w:author="Boyko, James" w:date="2025-04-05T09:51:00Z" w16du:dateUtc="2025-04-05T13:51:00Z">
        <w:r w:rsidR="00222D00">
          <w:t>outside of their training data</w:t>
        </w:r>
      </w:ins>
      <w:ins w:id="50" w:author="Boyko, James" w:date="2025-04-05T09:49:00Z" w16du:dateUtc="2025-04-05T13:49:00Z">
        <w:r w:rsidR="00222D00" w:rsidRPr="00222D00">
          <w:t>.</w:t>
        </w:r>
      </w:ins>
      <w:ins w:id="51" w:author="Boyko, James" w:date="2025-04-05T09:50:00Z" w16du:dateUtc="2025-04-05T13:50:00Z">
        <w:r w:rsidR="00222D00">
          <w:t xml:space="preserve"> One way that object detectors have </w:t>
        </w:r>
      </w:ins>
      <w:ins w:id="52" w:author="Boyko, James" w:date="2025-04-05T09:51:00Z" w16du:dateUtc="2025-04-05T13:51:00Z">
        <w:r w:rsidR="00222D00">
          <w:t>successfully generalized is by becoming multimodal</w:t>
        </w:r>
      </w:ins>
      <w:ins w:id="53" w:author="Boyko, James" w:date="2025-04-05T09:52:00Z" w16du:dateUtc="2025-04-05T13:52:00Z">
        <w:r w:rsidR="00222D00">
          <w:t xml:space="preserve"> (</w:t>
        </w:r>
        <w:r w:rsidR="00222D00" w:rsidRPr="00222D00">
          <w:t>Liu et al. 2024</w:t>
        </w:r>
        <w:r w:rsidR="00222D00">
          <w:t>)</w:t>
        </w:r>
      </w:ins>
      <w:ins w:id="54" w:author="Boyko, James" w:date="2025-04-05T09:51:00Z" w16du:dateUtc="2025-04-05T13:51:00Z">
        <w:r w:rsidR="00222D00">
          <w:t xml:space="preserve">. </w:t>
        </w:r>
      </w:ins>
      <w:ins w:id="55" w:author="Boyko, James" w:date="2025-04-05T09:52:00Z" w16du:dateUtc="2025-04-05T13:52:00Z">
        <w:r w:rsidR="00222D00">
          <w:t xml:space="preserve">This has primarily been pursued by </w:t>
        </w:r>
      </w:ins>
      <w:ins w:id="56" w:author="Boyko, James" w:date="2025-04-05T09:51:00Z" w16du:dateUtc="2025-04-05T13:51:00Z">
        <w:r w:rsidR="00222D00">
          <w:t>introducing a language module into the vision</w:t>
        </w:r>
      </w:ins>
      <w:ins w:id="57" w:author="Boyko, James" w:date="2025-04-05T09:52:00Z" w16du:dateUtc="2025-04-05T13:52:00Z">
        <w:r w:rsidR="00222D00">
          <w:t xml:space="preserve"> models. For example, </w:t>
        </w:r>
        <w:r w:rsidR="00222D00" w:rsidRPr="00222D00">
          <w:t>Grounding DIN</w:t>
        </w:r>
        <w:r w:rsidR="00222D00">
          <w:t xml:space="preserve">O has </w:t>
        </w:r>
      </w:ins>
      <w:ins w:id="58" w:author="Boyko, James" w:date="2025-04-05T09:50:00Z" w16du:dateUtc="2025-04-05T13:50:00Z">
        <w:r w:rsidR="00222D00" w:rsidRPr="00222D00">
          <w:t>combin</w:t>
        </w:r>
      </w:ins>
      <w:ins w:id="59" w:author="Boyko, James" w:date="2025-04-05T09:52:00Z" w16du:dateUtc="2025-04-05T13:52:00Z">
        <w:r w:rsidR="00222D00">
          <w:t xml:space="preserve">ed </w:t>
        </w:r>
      </w:ins>
      <w:ins w:id="60" w:author="Boyko, James" w:date="2025-04-05T09:50:00Z" w16du:dateUtc="2025-04-05T13:50:00Z">
        <w:r w:rsidR="00222D00" w:rsidRPr="00222D00">
          <w:t>visual and textual modalities</w:t>
        </w:r>
      </w:ins>
      <w:ins w:id="61" w:author="Boyko, James" w:date="2025-04-05T09:52:00Z" w16du:dateUtc="2025-04-05T13:52:00Z">
        <w:r w:rsidR="00222D00">
          <w:t xml:space="preserve"> and has</w:t>
        </w:r>
      </w:ins>
      <w:ins w:id="62" w:author="Boyko, James" w:date="2025-04-05T09:50:00Z" w16du:dateUtc="2025-04-05T13:50:00Z">
        <w:r w:rsidR="00222D00" w:rsidRPr="00222D00">
          <w:t xml:space="preserve"> </w:t>
        </w:r>
      </w:ins>
      <w:ins w:id="63" w:author="Boyko, James" w:date="2025-04-05T09:53:00Z" w16du:dateUtc="2025-04-05T13:53:00Z">
        <w:r w:rsidR="00222D00">
          <w:t xml:space="preserve">succeeded in generalizing </w:t>
        </w:r>
      </w:ins>
      <w:ins w:id="64" w:author="Boyko, James" w:date="2025-04-05T09:50:00Z" w16du:dateUtc="2025-04-05T13:50:00Z">
        <w:r w:rsidR="00222D00" w:rsidRPr="00222D00">
          <w:t xml:space="preserve">object detection </w:t>
        </w:r>
      </w:ins>
      <w:ins w:id="65" w:author="Boyko, James" w:date="2025-04-05T09:53:00Z" w16du:dateUtc="2025-04-05T13:53:00Z">
        <w:r w:rsidR="00222D00">
          <w:t xml:space="preserve">to a greater extent than previous attempts </w:t>
        </w:r>
      </w:ins>
      <w:ins w:id="66" w:author="Boyko, James" w:date="2025-04-05T09:50:00Z" w16du:dateUtc="2025-04-05T13:50:00Z">
        <w:r w:rsidR="00222D00" w:rsidRPr="00222D00">
          <w:t xml:space="preserve">(Liu et al. 2024). Grounding DINO is a transformed-based architecture that fuses language and vision modalities by linking the closed-set detector, DINO (Zhang et al. 2022), with grounded language-based pre-training (e.g., GLIP; Li et al. 2022). </w:t>
        </w:r>
      </w:ins>
      <w:ins w:id="67" w:author="Boyko, James" w:date="2025-04-05T09:53:00Z" w16du:dateUtc="2025-04-05T13:53:00Z">
        <w:r w:rsidR="00222D00">
          <w:t>More practically, t</w:t>
        </w:r>
      </w:ins>
      <w:ins w:id="68" w:author="Boyko, James" w:date="2025-04-05T09:50:00Z" w16du:dateUtc="2025-04-05T13:50:00Z">
        <w:r w:rsidR="00222D00" w:rsidRPr="00222D00">
          <w:t xml:space="preserve">he effect of this design is that Grounding DINO </w:t>
        </w:r>
        <w:proofErr w:type="gramStart"/>
        <w:r w:rsidR="00222D00" w:rsidRPr="00222D00">
          <w:t>is able to</w:t>
        </w:r>
        <w:proofErr w:type="gramEnd"/>
        <w:r w:rsidR="00222D00" w:rsidRPr="00222D00">
          <w:t xml:space="preserve"> detect objects based on text prompts.</w:t>
        </w:r>
      </w:ins>
    </w:p>
    <w:p w14:paraId="1465D9D7" w14:textId="79B7A2DD" w:rsidR="001725ED" w:rsidDel="00160A40" w:rsidRDefault="00222D00">
      <w:pPr>
        <w:pStyle w:val="Standard"/>
        <w:spacing w:line="360" w:lineRule="auto"/>
        <w:ind w:firstLine="709"/>
        <w:rPr>
          <w:ins w:id="69" w:author="Boyko, James" w:date="2025-04-05T10:00:00Z" w16du:dateUtc="2025-04-05T14:00:00Z"/>
          <w:del w:id="70" w:author="Boyko, James" w:date="2025-04-05T09:26:00Z" w16du:dateUtc="2025-04-05T13:26:00Z"/>
        </w:rPr>
        <w:pPrChange w:id="71" w:author="Boyko, James" w:date="2025-04-05T09:26:00Z" w16du:dateUtc="2025-04-05T13:26:00Z">
          <w:pPr>
            <w:pStyle w:val="Standard"/>
            <w:spacing w:line="360" w:lineRule="auto"/>
          </w:pPr>
        </w:pPrChange>
      </w:pPr>
      <w:ins w:id="72" w:author="Boyko, James" w:date="2025-04-05T09:54:00Z" w16du:dateUtc="2025-04-05T13:54:00Z">
        <w:r>
          <w:lastRenderedPageBreak/>
          <w:t xml:space="preserve">Though object detection is useful, it often </w:t>
        </w:r>
      </w:ins>
      <w:ins w:id="73" w:author="Boyko, James" w:date="2025-04-05T09:56:00Z" w16du:dateUtc="2025-04-05T13:56:00Z">
        <w:r w:rsidR="001725ED">
          <w:t>is</w:t>
        </w:r>
      </w:ins>
      <w:ins w:id="74" w:author="Boyko, James" w:date="2025-04-05T09:54:00Z" w16du:dateUtc="2025-04-05T13:54:00Z">
        <w:r>
          <w:t xml:space="preserve"> only the first step of biological </w:t>
        </w:r>
      </w:ins>
      <w:ins w:id="75" w:author="Boyko, James" w:date="2025-04-05T09:56:00Z" w16du:dateUtc="2025-04-05T13:56:00Z">
        <w:r w:rsidR="001725ED">
          <w:t xml:space="preserve">image </w:t>
        </w:r>
      </w:ins>
      <w:ins w:id="76" w:author="Boyko, James" w:date="2025-04-05T09:54:00Z" w16du:dateUtc="2025-04-05T13:54:00Z">
        <w:r>
          <w:t>data analysis. Identifying instances</w:t>
        </w:r>
      </w:ins>
      <w:ins w:id="77" w:author="Boyko, James" w:date="2025-04-05T09:55:00Z" w16du:dateUtc="2025-04-05T13:55:00Z">
        <w:r>
          <w:t xml:space="preserve"> of a particular thing</w:t>
        </w:r>
      </w:ins>
      <w:ins w:id="78" w:author="Boyko, James" w:date="2025-04-05T09:54:00Z" w16du:dateUtc="2025-04-05T13:54:00Z">
        <w:r>
          <w:t xml:space="preserve"> and locating them within the image is often done so that we can </w:t>
        </w:r>
      </w:ins>
      <w:ins w:id="79" w:author="Boyko, James" w:date="2025-04-05T09:55:00Z" w16du:dateUtc="2025-04-05T13:55:00Z">
        <w:r>
          <w:t xml:space="preserve">then isolate those instances from the rest of the image. This is where segmentation becomes a crucial step. </w:t>
        </w:r>
      </w:ins>
      <w:del w:id="80" w:author="Boyko, James" w:date="2025-04-05T09:43:00Z" w16du:dateUtc="2025-04-05T13:43:00Z">
        <w:r w:rsidR="7C42B53C" w:rsidDel="00AD6818">
          <w:delText xml:space="preserve">while </w:delText>
        </w:r>
      </w:del>
      <w:ins w:id="81" w:author="Boyko, James" w:date="2025-04-05T09:55:00Z" w16du:dateUtc="2025-04-05T13:55:00Z">
        <w:r>
          <w:t>S</w:t>
        </w:r>
      </w:ins>
      <w:del w:id="82" w:author="Boyko, James" w:date="2025-04-05T09:55:00Z" w16du:dateUtc="2025-04-05T13:55:00Z">
        <w:r w:rsidR="7C42B53C" w:rsidDel="00222D00">
          <w:delText>instance s</w:delText>
        </w:r>
      </w:del>
      <w:r w:rsidR="7C42B53C">
        <w:t>egmentation models</w:t>
      </w:r>
      <w:ins w:id="83" w:author="Boyko, James" w:date="2025-04-05T09:56:00Z" w16du:dateUtc="2025-04-05T13:56:00Z">
        <w:r>
          <w:t xml:space="preserve"> </w:t>
        </w:r>
      </w:ins>
      <w:del w:id="84" w:author="Boyko, James" w:date="2025-04-05T09:55:00Z" w16du:dateUtc="2025-04-05T13:55:00Z">
        <w:r w:rsidR="7C42B53C" w:rsidDel="00222D00">
          <w:delText xml:space="preserve">, </w:delText>
        </w:r>
      </w:del>
      <w:r w:rsidR="7C42B53C">
        <w:t>delineate pixel-level boundaries of each instance of an object (He et al. 2017; Kirillov et al. 2020).</w:t>
      </w:r>
      <w:ins w:id="85" w:author="Boyko, James" w:date="2025-04-05T09:57:00Z" w16du:dateUtc="2025-04-05T13:57:00Z">
        <w:r w:rsidR="001725ED">
          <w:t xml:space="preserve"> </w:t>
        </w:r>
      </w:ins>
      <w:ins w:id="86" w:author="Boyko, James" w:date="2025-04-05T09:58:00Z" w16du:dateUtc="2025-04-05T13:58:00Z">
        <w:r w:rsidR="001725ED">
          <w:t xml:space="preserve">One such model is </w:t>
        </w:r>
        <w:proofErr w:type="spellStart"/>
        <w:r w:rsidR="001725ED">
          <w:t>SegmentAnything</w:t>
        </w:r>
        <w:proofErr w:type="spellEnd"/>
        <w:r w:rsidR="001725ED">
          <w:t xml:space="preserve"> (SAM), an image segmentation model trained on the largest segmentation dataset with over 1 billion masks and 11 million images </w:t>
        </w:r>
        <w:r w:rsidR="001725ED" w:rsidRPr="001725ED">
          <w:t>(Kirillov et al. 2022)</w:t>
        </w:r>
        <w:r w:rsidR="001725ED">
          <w:t xml:space="preserve">. The large training dataset means that it </w:t>
        </w:r>
      </w:ins>
      <w:ins w:id="87" w:author="Boyko, James" w:date="2025-04-05T09:59:00Z" w16du:dateUtc="2025-04-05T13:59:00Z">
        <w:r w:rsidR="001725ED">
          <w:t>achieves</w:t>
        </w:r>
      </w:ins>
      <w:ins w:id="88" w:author="Boyko, James" w:date="2025-04-05T09:58:00Z" w16du:dateUtc="2025-04-05T13:58:00Z">
        <w:r w:rsidR="001725ED">
          <w:t xml:space="preserve"> consistently high performance on zero-shot segmentation</w:t>
        </w:r>
      </w:ins>
      <w:ins w:id="89" w:author="Boyko, James" w:date="2025-04-05T10:05:00Z" w16du:dateUtc="2025-04-05T14:05:00Z">
        <w:r w:rsidR="00F7764A">
          <w:t xml:space="preserve"> tasks</w:t>
        </w:r>
      </w:ins>
      <w:ins w:id="90" w:author="Boyko, James" w:date="2025-04-05T09:58:00Z" w16du:dateUtc="2025-04-05T13:58:00Z">
        <w:r w:rsidR="001725ED">
          <w:t xml:space="preserve"> </w:t>
        </w:r>
      </w:ins>
      <w:ins w:id="91" w:author="Boyko, James" w:date="2025-04-05T09:59:00Z" w16du:dateUtc="2025-04-05T13:59:00Z">
        <w:r w:rsidR="001725ED">
          <w:t xml:space="preserve">(i.e., high performance on tasks it was not directly trained on) </w:t>
        </w:r>
      </w:ins>
      <w:ins w:id="92" w:author="Boyko, James" w:date="2025-04-05T09:58:00Z" w16du:dateUtc="2025-04-05T13:58:00Z">
        <w:r w:rsidR="001725ED">
          <w:t xml:space="preserve">even when compared to fully supervised models (Kirillov et al. 2022). </w:t>
        </w:r>
      </w:ins>
      <w:del w:id="93" w:author="Boyko, James" w:date="2025-04-05T09:57:00Z" w16du:dateUtc="2025-04-05T13:57:00Z">
        <w:r w:rsidR="7C42B53C" w:rsidDel="001725ED">
          <w:delText xml:space="preserve"> </w:delText>
        </w:r>
      </w:del>
      <w:ins w:id="94" w:author="Boyko, James" w:date="2025-04-05T10:00:00Z" w16du:dateUtc="2025-04-05T14:00:00Z">
        <w:r w:rsidR="001725ED">
          <w:t xml:space="preserve">Importantly, segmentation models can take bounding boxes as input and segment objects at a particular location. This has led to </w:t>
        </w:r>
        <w:del w:id="95" w:author="Boyko, James" w:date="2025-04-05T09:43:00Z" w16du:dateUtc="2025-04-05T13:43:00Z">
          <w:r w:rsidR="001725ED" w:rsidDel="00AD6818">
            <w:delTex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w:delText>
          </w:r>
        </w:del>
        <w:del w:id="96" w:author="Boyko, James" w:date="2025-04-05T09:48:00Z" w16du:dateUtc="2025-04-05T13:48:00Z">
          <w:r w:rsidR="001725ED" w:rsidDel="00222D00">
            <w:delText xml:space="preserve">However, most object detection algorithms are limited to a pre-determined set of classes. </w:delText>
          </w:r>
        </w:del>
        <w:del w:id="97" w:author="Boyko, James" w:date="2025-04-05T09:49:00Z" w16du:dateUtc="2025-04-05T13:49:00Z">
          <w:r w:rsidR="001725ED" w:rsidDel="00222D00">
            <w:delText xml:space="preserve">This is problematic for biological datasets as existing pre-trained models are unlikely to have been trained on all taxonomic groups of interest and adding new classes would require collecting and labeling new data in order to retrain the model. </w:delText>
          </w:r>
        </w:del>
        <w:del w:id="98" w:author="Boyko, James" w:date="2025-04-05T09:50:00Z" w16du:dateUtc="2025-04-05T13:50:00Z">
          <w:r w:rsidR="001725ED" w:rsidDel="00222D00">
            <w:delText xml:space="preserve">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w:delText>
          </w:r>
        </w:del>
        <w:del w:id="99" w:author="Boyko, James" w:date="2025-04-05T09:57:00Z" w16du:dateUtc="2025-04-05T13:57:00Z">
          <w:r w:rsidR="001725ED" w:rsidDel="001725ED">
            <w:delText>This model has been extended in several ways, including combining it with the instance segmentation model, SegmentAnything (SAM; Kirillov et al. 2022). SAM</w:delText>
          </w:r>
        </w:del>
        <w:del w:id="100" w:author="Boyko, James" w:date="2025-04-05T09:58:00Z" w16du:dateUtc="2025-04-05T13:58:00Z">
          <w:r w:rsidR="001725ED" w:rsidDel="001725ED">
            <w:delTex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w:delText>
          </w:r>
        </w:del>
      </w:ins>
      <w:ins w:id="101" w:author="Boyko, James" w:date="2025-04-05T10:01:00Z" w16du:dateUtc="2025-04-05T14:01:00Z">
        <w:r w:rsidR="001725ED">
          <w:t>the comb</w:t>
        </w:r>
      </w:ins>
      <w:ins w:id="102" w:author="Boyko, James" w:date="2025-04-05T10:05:00Z" w16du:dateUtc="2025-04-05T14:05:00Z">
        <w:r w:rsidR="00E83FFF">
          <w:t>in</w:t>
        </w:r>
      </w:ins>
      <w:ins w:id="103" w:author="Boyko, James" w:date="2025-04-05T10:01:00Z" w16du:dateUtc="2025-04-05T14:01:00Z">
        <w:r w:rsidR="001725ED">
          <w:t xml:space="preserve">ing </w:t>
        </w:r>
      </w:ins>
      <w:ins w:id="104" w:author="Boyko, James" w:date="2025-04-05T10:00:00Z" w16du:dateUtc="2025-04-05T14:00:00Z">
        <w:r w:rsidR="001725ED">
          <w:t xml:space="preserve">of Grounding DINO and SAM </w:t>
        </w:r>
      </w:ins>
      <w:ins w:id="105" w:author="Boyko, James" w:date="2025-04-05T10:01:00Z" w16du:dateUtc="2025-04-05T14:01:00Z">
        <w:r w:rsidR="001725ED">
          <w:t xml:space="preserve">into </w:t>
        </w:r>
      </w:ins>
      <w:proofErr w:type="spellStart"/>
      <w:ins w:id="106" w:author="Boyko, James" w:date="2025-04-05T10:00:00Z" w16du:dateUtc="2025-04-05T14:00:00Z">
        <w:r w:rsidR="001725ED">
          <w:t>GroundedSAM</w:t>
        </w:r>
        <w:proofErr w:type="spellEnd"/>
        <w:r w:rsidR="001725ED">
          <w:t xml:space="preserve"> (Ren. et al 2024)</w:t>
        </w:r>
      </w:ins>
      <w:ins w:id="107" w:author="Boyko, James" w:date="2025-04-05T10:01:00Z" w16du:dateUtc="2025-04-05T14:01:00Z">
        <w:r w:rsidR="001725ED">
          <w:t>. This pipeline</w:t>
        </w:r>
      </w:ins>
      <w:ins w:id="108" w:author="Boyko, James" w:date="2025-04-05T10:00:00Z" w16du:dateUtc="2025-04-05T14:00:00Z">
        <w:r w:rsidR="001725ED">
          <w:t xml:space="preserve"> uses the bounding box output of Grounding DINO as the input of SAM for high quality instance segmentation. This approach can be further refined by using recently developed efficient versions of SAM such as </w:t>
        </w:r>
        <w:proofErr w:type="spellStart"/>
        <w:r w:rsidR="001725ED">
          <w:t>SlimSAM</w:t>
        </w:r>
        <w:proofErr w:type="spellEnd"/>
        <w:r w:rsidR="001725ED">
          <w:t xml:space="preserve">, which achieve high accuracy while using far less training data (Chen et al. 2024). </w:t>
        </w:r>
        <w:proofErr w:type="spellStart"/>
        <w:r w:rsidR="001725ED">
          <w:t>SlimSAM</w:t>
        </w:r>
        <w:proofErr w:type="spellEnd"/>
        <w:r w:rsidR="001725ED">
          <w:t xml:space="preserve"> result in a model a fraction of the size of the original SAM (1.4% of the original parameters) and is ideally suited for biological research as the workflow can be run on moderately powerful personal computers.</w:t>
        </w:r>
      </w:ins>
    </w:p>
    <w:p w14:paraId="54423D05" w14:textId="10D2F26E" w:rsidR="00645972" w:rsidRDefault="001725ED">
      <w:pPr>
        <w:pStyle w:val="Standard"/>
        <w:spacing w:line="360" w:lineRule="auto"/>
        <w:rPr>
          <w:ins w:id="109" w:author="Boyko, James" w:date="2025-04-05T09:26:00Z" w16du:dateUtc="2025-04-05T13:26:00Z"/>
        </w:rPr>
        <w:pPrChange w:id="110" w:author="Boyko, James" w:date="2025-04-05T10:01:00Z" w16du:dateUtc="2025-04-05T14:01:00Z">
          <w:pPr>
            <w:pStyle w:val="Standard"/>
            <w:spacing w:line="360" w:lineRule="auto"/>
            <w:ind w:firstLine="709"/>
          </w:pPr>
        </w:pPrChange>
      </w:pPr>
      <w:ins w:id="111" w:author="Boyko, James" w:date="2025-04-05T10:01:00Z" w16du:dateUtc="2025-04-05T14:01:00Z">
        <w:r>
          <w:t xml:space="preserve"> Thus, </w:t>
        </w:r>
      </w:ins>
      <w:del w:id="112" w:author="Boyko, James" w:date="2025-04-05T10:01:00Z" w16du:dateUtc="2025-04-05T14:01:00Z">
        <w:r w:rsidR="7C42B53C" w:rsidDel="001725ED">
          <w:delText xml:space="preserve">By </w:delText>
        </w:r>
      </w:del>
      <w:ins w:id="113" w:author="Boyko, James" w:date="2025-04-05T10:01:00Z" w16du:dateUtc="2025-04-05T14:01:00Z">
        <w:r>
          <w:t xml:space="preserve">by </w:t>
        </w:r>
      </w:ins>
      <w:r w:rsidR="7C42B53C">
        <w:t xml:space="preserve">combining </w:t>
      </w:r>
      <w:del w:id="114" w:author="Boyko, James" w:date="2025-04-05T10:01:00Z" w16du:dateUtc="2025-04-05T14:01:00Z">
        <w:r w:rsidR="7C42B53C" w:rsidDel="001725ED">
          <w:delText>these capabilities</w:delText>
        </w:r>
      </w:del>
      <w:ins w:id="115" w:author="Boyko, James" w:date="2025-04-05T10:01:00Z" w16du:dateUtc="2025-04-05T14:01:00Z">
        <w:r>
          <w:t>the object detection and segmentation tasks</w:t>
        </w:r>
      </w:ins>
      <w:r w:rsidR="7C42B53C">
        <w:t>, it becomes possible to focus analys</w:t>
      </w:r>
      <w:r w:rsidR="7A19422E">
        <w:t>e</w:t>
      </w:r>
      <w:r w:rsidR="7C42B53C">
        <w:t xml:space="preserve">s only on the specific </w:t>
      </w:r>
      <w:r w:rsidR="23AB45D7">
        <w:t xml:space="preserve">regions </w:t>
      </w:r>
      <w:r w:rsidR="7C42B53C">
        <w:t xml:space="preserve">of interest, rather than the entire scene. </w:t>
      </w:r>
      <w:moveFromRangeStart w:id="116" w:author="Boyko, James" w:date="2025-04-05T10:02:00Z" w:name="move194739752"/>
      <w:moveFrom w:id="117" w:author="Boyko, James" w:date="2025-04-05T10:02:00Z" w16du:dateUtc="2025-04-05T14:02:00Z">
        <w:r w:rsidR="62E4651B" w:rsidDel="001725ED">
          <w:t xml:space="preserve">To this end, </w:t>
        </w:r>
        <w:r w:rsidR="7C42B53C" w:rsidDel="001725ED">
          <w:t>powerful pre-trained models can be effectively leveraged for a variety of tasks with minimal</w:t>
        </w:r>
        <w:r w:rsidR="4211AA1B" w:rsidDel="001725ED">
          <w:t xml:space="preserve">, or no, </w:t>
        </w:r>
        <w:r w:rsidR="7C42B53C" w:rsidDel="001725ED">
          <w:t xml:space="preserve">fine-tuning (Zhai et al. 2022).  </w:t>
        </w:r>
      </w:moveFrom>
      <w:moveFromRangeEnd w:id="116"/>
    </w:p>
    <w:p w14:paraId="513ED5DB" w14:textId="02656C9F" w:rsidR="00160A40" w:rsidDel="00160A40" w:rsidRDefault="00160A40">
      <w:pPr>
        <w:pStyle w:val="Standard"/>
        <w:spacing w:line="360" w:lineRule="auto"/>
        <w:ind w:firstLine="709"/>
        <w:rPr>
          <w:del w:id="118" w:author="Boyko, James" w:date="2025-04-05T09:26:00Z" w16du:dateUtc="2025-04-05T13:26:00Z"/>
          <w:moveTo w:id="119" w:author="Boyko, James" w:date="2025-04-05T09:26:00Z" w16du:dateUtc="2025-04-05T13:26:00Z"/>
        </w:rPr>
        <w:pPrChange w:id="120" w:author="Boyko, James" w:date="2025-04-05T09:26:00Z" w16du:dateUtc="2025-04-05T13:26:00Z">
          <w:pPr>
            <w:pStyle w:val="Standard"/>
            <w:spacing w:line="360" w:lineRule="auto"/>
          </w:pPr>
        </w:pPrChange>
      </w:pPr>
      <w:moveToRangeStart w:id="121" w:author="Boyko, James" w:date="2025-04-05T09:26:00Z" w:name="move194737618"/>
      <w:moveTo w:id="122" w:author="Boyko, James" w:date="2025-04-05T09:26:00Z" w16du:dateUtc="2025-04-05T13:26:00Z">
        <w:del w:id="123" w:author="Boyko, James" w:date="2025-04-05T09:43:00Z" w16du:dateUtc="2025-04-05T13:43:00Z">
          <w:r w:rsidDel="00AD6818">
            <w:delTex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w:delText>
          </w:r>
        </w:del>
        <w:del w:id="124" w:author="Boyko, James" w:date="2025-04-05T09:48:00Z" w16du:dateUtc="2025-04-05T13:48:00Z">
          <w:r w:rsidDel="00222D00">
            <w:delText xml:space="preserve">However, most object detection algorithms are limited to a pre-determined set of classes. </w:delText>
          </w:r>
        </w:del>
        <w:del w:id="125" w:author="Boyko, James" w:date="2025-04-05T09:49:00Z" w16du:dateUtc="2025-04-05T13:49:00Z">
          <w:r w:rsidDel="00222D00">
            <w:delText xml:space="preserve">This is problematic for biological datasets as existing pre-trained models are unlikely to have been trained on all taxonomic groups of interest and adding new classes would require collecting and labeling new data in order to retrain the model. </w:delText>
          </w:r>
        </w:del>
        <w:del w:id="126" w:author="Boyko, James" w:date="2025-04-05T09:50:00Z" w16du:dateUtc="2025-04-05T13:50:00Z">
          <w:r w:rsidDel="00222D00">
            <w:delText xml:space="preserve">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w:delText>
          </w:r>
        </w:del>
        <w:del w:id="127" w:author="Boyko, James" w:date="2025-04-05T09:57:00Z" w16du:dateUtc="2025-04-05T13:57:00Z">
          <w:r w:rsidDel="001725ED">
            <w:delText>This model has been extended in several ways, including combining it with the instance segmentation model, SegmentAnything (SAM; Kirillov et al. 2022). SAM</w:delText>
          </w:r>
        </w:del>
        <w:del w:id="128" w:author="Boyko, James" w:date="2025-04-05T09:58:00Z" w16du:dateUtc="2025-04-05T13:58:00Z">
          <w:r w:rsidDel="001725ED">
            <w:delTex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w:delText>
          </w:r>
        </w:del>
        <w:del w:id="129" w:author="Boyko, James" w:date="2025-04-05T10:00:00Z" w16du:dateUtc="2025-04-05T14:00:00Z">
          <w:r w:rsidDel="001725ED">
            <w:delText>The combination of Grounding DINO and SAM is called GroundedSAM (Ren. et al 2024) and it uses the bounding box output of Grounding DINO as the input of SAM for high quality instance segmentation. This approach can be further refined by using recently developed efficient versions of SAM such as SlimSAM, which achieve high accuracy while using far less training data (Chen et al. 2024). SlimSAM result in a model a fraction of the size of the original SAM (1.4% of the original parameters) and is ideally suited for biological research as the workflow can be run on moderately powerful personal computers.</w:delText>
          </w:r>
        </w:del>
      </w:moveTo>
    </w:p>
    <w:moveToRangeEnd w:id="121"/>
    <w:p w14:paraId="6CD417FA" w14:textId="367866E9" w:rsidR="00160A40" w:rsidDel="001725ED" w:rsidRDefault="00160A40">
      <w:pPr>
        <w:pStyle w:val="Standard"/>
        <w:spacing w:line="360" w:lineRule="auto"/>
        <w:rPr>
          <w:del w:id="130" w:author="Boyko, James" w:date="2025-04-05T10:00:00Z" w16du:dateUtc="2025-04-05T14:00:00Z"/>
        </w:rPr>
        <w:pPrChange w:id="131" w:author="Boyko, James" w:date="2025-04-05T10:00:00Z" w16du:dateUtc="2025-04-05T14:00:00Z">
          <w:pPr>
            <w:pStyle w:val="Standard"/>
            <w:spacing w:line="360" w:lineRule="auto"/>
            <w:ind w:firstLine="709"/>
          </w:pPr>
        </w:pPrChange>
      </w:pPr>
    </w:p>
    <w:p w14:paraId="0C2BD8EA" w14:textId="5F58BB7E" w:rsidR="00645972" w:rsidDel="00681CEA" w:rsidRDefault="00D23E13">
      <w:pPr>
        <w:pStyle w:val="Standard"/>
        <w:spacing w:line="360" w:lineRule="auto"/>
        <w:rPr>
          <w:del w:id="132" w:author="Boyko, James" w:date="2025-04-05T09:26:00Z" w16du:dateUtc="2025-04-05T13:26:00Z"/>
        </w:rPr>
      </w:pPr>
      <w:r>
        <w:tab/>
      </w:r>
      <w:r w:rsidR="7C42B53C">
        <w:t xml:space="preserve">In this work, I utilize two such pre-trained models: </w:t>
      </w:r>
      <w:proofErr w:type="spellStart"/>
      <w:r w:rsidR="7C42B53C">
        <w:t>GroundingDINO</w:t>
      </w:r>
      <w:proofErr w:type="spellEnd"/>
      <w:r w:rsidR="7C42B53C">
        <w:t xml:space="preserve"> (Liu et al. 2024) for object detection and a data efficient version of the Segment Anything Model (SAM) (Kirillov et al. 2022; Chen et al. 2024) for instance segmentation. To provide an accessible entry point for ecologists and evolutionary biologists, I have implemented this deep learning-powered pipeline as an R package called </w:t>
      </w:r>
      <w:proofErr w:type="spellStart"/>
      <w:r w:rsidR="1EE3845F">
        <w:t>SegmentR</w:t>
      </w:r>
      <w:proofErr w:type="spellEnd"/>
      <w:r w:rsidR="7C42B53C">
        <w:t>. The R framework gives users who are already familiar with the R programming language an easier integration with their existing workflows and analytical tools.</w:t>
      </w:r>
      <w:r w:rsidR="1E137D84">
        <w:t xml:space="preserve"> </w:t>
      </w:r>
      <w:r w:rsidR="7C42B53C">
        <w:t xml:space="preserve">The base </w:t>
      </w:r>
      <w:proofErr w:type="spellStart"/>
      <w:r w:rsidR="1EE3845F">
        <w:t>SegmentR</w:t>
      </w:r>
      <w:proofErr w:type="spellEnd"/>
      <w:r w:rsidR="7C42B53C">
        <w:t xml:space="preserve"> package performs object detection and instance segmentation </w:t>
      </w:r>
      <w:ins w:id="133" w:author="Boyko, James" w:date="2025-04-08T10:42:00Z" w16du:dateUtc="2025-04-08T14:42:00Z">
        <w:r w:rsidR="00A01569">
          <w:t xml:space="preserve">based on text inputs, </w:t>
        </w:r>
      </w:ins>
      <w:r w:rsidR="7C42B53C">
        <w:t>allowing for individual instances of focal taxa to be extracted from an image</w:t>
      </w:r>
      <w:r w:rsidR="635384B9">
        <w:t xml:space="preserve"> and utilized in downstream analyses</w:t>
      </w:r>
      <w:r w:rsidR="7C42B53C">
        <w:t xml:space="preserve">. </w:t>
      </w:r>
    </w:p>
    <w:p w14:paraId="39878749" w14:textId="77777777" w:rsidR="00681CEA" w:rsidRDefault="00681CEA">
      <w:pPr>
        <w:pStyle w:val="Standard"/>
        <w:spacing w:line="360" w:lineRule="auto"/>
        <w:rPr>
          <w:ins w:id="134" w:author="Boyko, James" w:date="2025-04-05T09:27:00Z" w16du:dateUtc="2025-04-05T13:27:00Z"/>
        </w:rPr>
      </w:pPr>
    </w:p>
    <w:p w14:paraId="092D324C" w14:textId="77777777" w:rsidR="00645972" w:rsidDel="00160A40" w:rsidRDefault="00645972">
      <w:pPr>
        <w:pStyle w:val="Standard"/>
        <w:spacing w:line="360" w:lineRule="auto"/>
        <w:rPr>
          <w:del w:id="135" w:author="Boyko, James" w:date="2025-04-05T09:26:00Z" w16du:dateUtc="2025-04-05T13:26:00Z"/>
        </w:rPr>
      </w:pPr>
    </w:p>
    <w:p w14:paraId="33B7A04E" w14:textId="77777777" w:rsidR="00C30505" w:rsidDel="00160A40" w:rsidRDefault="00C30505">
      <w:pPr>
        <w:pStyle w:val="Standard"/>
        <w:spacing w:line="360" w:lineRule="auto"/>
        <w:rPr>
          <w:del w:id="136" w:author="Boyko, James" w:date="2025-04-05T09:26:00Z" w16du:dateUtc="2025-04-05T13:26:00Z"/>
        </w:rPr>
      </w:pPr>
    </w:p>
    <w:p w14:paraId="63ED3174" w14:textId="77777777" w:rsidR="0067246B" w:rsidDel="00160A40" w:rsidRDefault="0067246B">
      <w:pPr>
        <w:pStyle w:val="Standard"/>
        <w:spacing w:line="360" w:lineRule="auto"/>
        <w:rPr>
          <w:del w:id="137" w:author="Boyko, James" w:date="2025-04-05T09:26:00Z" w16du:dateUtc="2025-04-05T13:26:00Z"/>
        </w:rPr>
      </w:pPr>
    </w:p>
    <w:p w14:paraId="01D032C1" w14:textId="77777777" w:rsidR="00E4222A" w:rsidRDefault="00E4222A">
      <w:pPr>
        <w:pStyle w:val="Standard"/>
        <w:spacing w:line="360" w:lineRule="auto"/>
      </w:pPr>
    </w:p>
    <w:p w14:paraId="671C551A" w14:textId="65A93F59" w:rsidR="00645972" w:rsidDel="00160A40" w:rsidRDefault="00ED3C65" w:rsidP="00ED3C65">
      <w:pPr>
        <w:pStyle w:val="Standard"/>
        <w:spacing w:line="360" w:lineRule="auto"/>
        <w:rPr>
          <w:del w:id="138" w:author="Boyko, James" w:date="2025-04-05T09:26:00Z" w16du:dateUtc="2025-04-05T13:26:00Z"/>
        </w:rPr>
      </w:pPr>
      <w:r>
        <w:rPr>
          <w:b/>
          <w:bCs/>
        </w:rPr>
        <w:t>2. METHODS AND RESULTS</w:t>
      </w:r>
    </w:p>
    <w:p w14:paraId="44F9AE72" w14:textId="596072A8" w:rsidR="00645972" w:rsidDel="00160A40" w:rsidRDefault="00760980">
      <w:pPr>
        <w:pStyle w:val="Standard"/>
        <w:spacing w:line="360" w:lineRule="auto"/>
        <w:rPr>
          <w:del w:id="139" w:author="Boyko, James" w:date="2025-04-05T09:26:00Z" w16du:dateUtc="2025-04-05T13:26:00Z"/>
        </w:rPr>
      </w:pPr>
      <w:del w:id="140" w:author="Boyko, James" w:date="2025-04-05T09:26:00Z" w16du:dateUtc="2025-04-05T13:26:00Z">
        <w:r w:rsidDel="00160A40">
          <w:rPr>
            <w:b/>
            <w:bCs/>
          </w:rPr>
          <w:delText>2.1 Object detection and instance segmentation</w:delText>
        </w:r>
      </w:del>
    </w:p>
    <w:p w14:paraId="369C7887" w14:textId="163F649C" w:rsidR="00645972" w:rsidDel="00160A40" w:rsidRDefault="7C42B53C">
      <w:pPr>
        <w:pStyle w:val="Standard"/>
        <w:spacing w:line="360" w:lineRule="auto"/>
        <w:rPr>
          <w:moveFrom w:id="141" w:author="Boyko, James" w:date="2025-04-05T09:26:00Z" w16du:dateUtc="2025-04-05T13:26:00Z"/>
        </w:rPr>
      </w:pPr>
      <w:moveFromRangeStart w:id="142" w:author="Boyko, James" w:date="2025-04-05T09:26:00Z" w:name="move194737618"/>
      <w:moveFrom w:id="143" w:author="Boyko, James" w:date="2025-04-05T09:26:00Z" w16du:dateUtc="2025-04-05T13:26:00Z">
        <w:r w:rsidDel="00160A40">
          <w:t>Object detection and instance segmentation are fundamental tasks in computer vision (Chollet 2021). The goal of object detection is to draw bounding boxes around particular objects of interest and associate the bounding box with a particular class for a given image. However, most object detection algorithms are limited to a pre-determined set of classes. This is problematic for biological datasets as existing pre-trained models are unlikely to have been trained on all taxonomic groups of interest and adding new classes would require collecting and labeling new data in order to retrain the model. 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This model has been extended in several ways, including combining it with the instance segmentation model, SegmentAnything (SAM; Kirillov et al. 2022). SAM, is an image segmentation model trained on the largest segmentation dataset with over 1 billion masks and 11 million images. This allows it to achieve consistently high performance on zero-shot segmentation tasks even when compared to fully supervised models (Kirillov et al. 2022). The combination of Grounding DINO and SAM is called GroundedSAM (Ren. et al 2024) and it uses the bounding box output of Grounding DINO as the input of SAM for high quality instance segmentation. This approach can be further refined by using recently developed efficient versions of SAM such as SlimSAM, which achieve high accuracy while using far less training data (Chen et al. 2024). SlimSAM result in a model a fraction of the size of the original SAM (1.4% of the original parameters) and is ideally suited for biological research as the workflow can be run on moderately powerful personal computers.</w:t>
        </w:r>
      </w:moveFrom>
    </w:p>
    <w:moveFromRangeEnd w:id="142"/>
    <w:p w14:paraId="3DF8D5B7" w14:textId="77777777" w:rsidR="00ED3C65" w:rsidRDefault="00ED3C65">
      <w:pPr>
        <w:pStyle w:val="Standard"/>
        <w:spacing w:line="360" w:lineRule="auto"/>
        <w:rPr>
          <w:b/>
          <w:bCs/>
        </w:rPr>
      </w:pPr>
    </w:p>
    <w:p w14:paraId="656C0A03" w14:textId="65FAB2DC" w:rsidR="00645972" w:rsidRDefault="00ED3C65">
      <w:pPr>
        <w:pStyle w:val="Standard"/>
        <w:spacing w:line="360" w:lineRule="auto"/>
        <w:rPr>
          <w:b/>
          <w:bCs/>
        </w:rPr>
      </w:pPr>
      <w:r>
        <w:rPr>
          <w:b/>
          <w:bCs/>
        </w:rPr>
        <w:t>2.</w:t>
      </w:r>
      <w:del w:id="144" w:author="Boyko, James" w:date="2025-04-05T09:26:00Z" w16du:dateUtc="2025-04-05T13:26:00Z">
        <w:r w:rsidR="00E307B3" w:rsidDel="00160A40">
          <w:rPr>
            <w:b/>
            <w:bCs/>
          </w:rPr>
          <w:delText xml:space="preserve">2 </w:delText>
        </w:r>
      </w:del>
      <w:ins w:id="145" w:author="Boyko, James" w:date="2025-04-05T09:26:00Z" w16du:dateUtc="2025-04-05T13:26:00Z">
        <w:r w:rsidR="00160A40">
          <w:rPr>
            <w:b/>
            <w:bCs/>
          </w:rPr>
          <w:t xml:space="preserve">1 </w:t>
        </w:r>
      </w:ins>
      <w:proofErr w:type="spellStart"/>
      <w:r w:rsidR="00F35A88">
        <w:rPr>
          <w:b/>
          <w:bCs/>
        </w:rPr>
        <w:t>SegmentR</w:t>
      </w:r>
      <w:proofErr w:type="spellEnd"/>
      <w:r>
        <w:rPr>
          <w:b/>
          <w:bCs/>
        </w:rPr>
        <w:t xml:space="preserve"> features and examples</w:t>
      </w:r>
    </w:p>
    <w:p w14:paraId="37B29A8A" w14:textId="37BD052F" w:rsidR="00832886" w:rsidRDefault="00832886">
      <w:pPr>
        <w:pStyle w:val="Standard"/>
        <w:spacing w:line="360" w:lineRule="auto"/>
        <w:rPr>
          <w:i/>
          <w:iCs/>
        </w:rPr>
      </w:pPr>
      <w:r>
        <w:rPr>
          <w:i/>
          <w:iCs/>
        </w:rPr>
        <w:t>2.</w:t>
      </w:r>
      <w:del w:id="146" w:author="Boyko, James" w:date="2025-04-05T09:26:00Z" w16du:dateUtc="2025-04-05T13:26:00Z">
        <w:r w:rsidR="00E307B3" w:rsidDel="00160A40">
          <w:rPr>
            <w:i/>
            <w:iCs/>
          </w:rPr>
          <w:delText>2</w:delText>
        </w:r>
      </w:del>
      <w:ins w:id="147" w:author="Boyko, James" w:date="2025-04-05T09:26:00Z" w16du:dateUtc="2025-04-05T13:26:00Z">
        <w:r w:rsidR="00160A40">
          <w:rPr>
            <w:i/>
            <w:iCs/>
          </w:rPr>
          <w:t>1</w:t>
        </w:r>
      </w:ins>
      <w:r>
        <w:rPr>
          <w:i/>
          <w:iCs/>
        </w:rPr>
        <w:t xml:space="preserve">.1 </w:t>
      </w:r>
      <w:proofErr w:type="spellStart"/>
      <w:r w:rsidR="00F35A88">
        <w:rPr>
          <w:i/>
          <w:iCs/>
        </w:rPr>
        <w:t>SegmentR</w:t>
      </w:r>
      <w:proofErr w:type="spellEnd"/>
      <w:r>
        <w:rPr>
          <w:i/>
          <w:iCs/>
        </w:rPr>
        <w:t xml:space="preserve"> installation</w:t>
      </w:r>
    </w:p>
    <w:p w14:paraId="7494C333" w14:textId="7388DFAC" w:rsidR="00D7129C" w:rsidRDefault="1EE3845F">
      <w:pPr>
        <w:pStyle w:val="Standard"/>
        <w:spacing w:line="360" w:lineRule="auto"/>
      </w:pPr>
      <w:proofErr w:type="spellStart"/>
      <w:r>
        <w:t>SegmentR</w:t>
      </w:r>
      <w:proofErr w:type="spellEnd"/>
      <w:r>
        <w:t xml:space="preserve"> is based on a python implementation of pre-trained deep learning models. </w:t>
      </w:r>
      <w:del w:id="148" w:author="Boyko, James" w:date="2025-04-08T10:08:00Z" w16du:dateUtc="2025-04-08T14:08:00Z">
        <w:r w:rsidDel="007E7811">
          <w:delText>As such</w:delText>
        </w:r>
        <w:r w:rsidR="606E5D88" w:rsidDel="007E7811">
          <w:delText>,</w:delText>
        </w:r>
        <w:r w:rsidDel="007E7811">
          <w:delText xml:space="preserve"> users must have python3 installed on their computers. Furthermore, t</w:delText>
        </w:r>
        <w:r w:rsidR="64B4529A" w:rsidDel="007E7811">
          <w:delText>o</w:delText>
        </w:r>
      </w:del>
      <w:ins w:id="149" w:author="Boyko, James" w:date="2025-04-08T10:08:00Z" w16du:dateUtc="2025-04-08T14:08:00Z">
        <w:r w:rsidR="007E7811">
          <w:t>To</w:t>
        </w:r>
      </w:ins>
      <w:r w:rsidR="64B4529A">
        <w:t xml:space="preserve"> install </w:t>
      </w:r>
      <w:proofErr w:type="spellStart"/>
      <w:r>
        <w:t>SegmentR</w:t>
      </w:r>
      <w:proofErr w:type="spellEnd"/>
      <w:ins w:id="150" w:author="Boyko, James" w:date="2025-04-08T10:08:00Z" w16du:dateUtc="2025-04-08T14:08:00Z">
        <w:r w:rsidR="007E7811">
          <w:t xml:space="preserve">, users </w:t>
        </w:r>
      </w:ins>
      <w:del w:id="151" w:author="Boyko, James" w:date="2025-04-08T10:08:00Z" w16du:dateUtc="2025-04-08T14:08:00Z">
        <w:r w:rsidDel="007E7811">
          <w:delText xml:space="preserve"> one must have </w:delText>
        </w:r>
      </w:del>
      <w:ins w:id="152" w:author="Boyko, James" w:date="2025-04-08T10:08:00Z" w16du:dateUtc="2025-04-08T14:08:00Z">
        <w:r w:rsidR="007E7811">
          <w:t xml:space="preserve">should first install </w:t>
        </w:r>
      </w:ins>
      <w:r>
        <w:t xml:space="preserve">the </w:t>
      </w:r>
      <w:proofErr w:type="spellStart"/>
      <w:r>
        <w:t>conda</w:t>
      </w:r>
      <w:proofErr w:type="spellEnd"/>
      <w:r>
        <w:t xml:space="preserve"> package and environment manager</w:t>
      </w:r>
      <w:ins w:id="153" w:author="Boyko, James" w:date="2025-04-08T10:08:00Z" w16du:dateUtc="2025-04-08T14:08:00Z">
        <w:r w:rsidR="007E7811">
          <w:t xml:space="preserve"> (</w:t>
        </w:r>
      </w:ins>
      <w:ins w:id="154" w:author="Boyko, James" w:date="2025-04-08T10:09:00Z" w16du:dateUtc="2025-04-08T14:09:00Z">
        <w:r w:rsidR="007E7811">
          <w:t xml:space="preserve">either one of </w:t>
        </w:r>
      </w:ins>
      <w:ins w:id="155" w:author="Boyko, James" w:date="2025-04-08T10:08:00Z" w16du:dateUtc="2025-04-08T14:08:00Z">
        <w:r w:rsidR="007E7811">
          <w:t xml:space="preserve">Anaconda3 or </w:t>
        </w:r>
        <w:proofErr w:type="spellStart"/>
        <w:r w:rsidR="007E7811">
          <w:t>Miniconda</w:t>
        </w:r>
        <w:proofErr w:type="spellEnd"/>
        <w:r w:rsidR="007E7811">
          <w:t>)</w:t>
        </w:r>
      </w:ins>
      <w:r>
        <w:t xml:space="preserve">. </w:t>
      </w:r>
      <w:del w:id="156" w:author="Boyko, James" w:date="2025-04-08T10:09:00Z" w16du:dateUtc="2025-04-08T14:09:00Z">
        <w:r w:rsidDel="007E7811">
          <w:delText>Thus, once python is installed, the user should</w:delText>
        </w:r>
      </w:del>
      <w:del w:id="157" w:author="Boyko, James" w:date="2025-04-08T10:08:00Z" w16du:dateUtc="2025-04-08T14:08:00Z">
        <w:r w:rsidDel="007E7811">
          <w:delText xml:space="preserve"> install either Anaconda3 or Miniconda</w:delText>
        </w:r>
      </w:del>
      <w:del w:id="158" w:author="Boyko, James" w:date="2025-04-08T10:09:00Z" w16du:dateUtc="2025-04-08T14:09:00Z">
        <w:r w:rsidDel="007E7811">
          <w:delText>.</w:delText>
        </w:r>
        <w:r w:rsidR="7E266BA8" w:rsidDel="007E7811">
          <w:delText xml:space="preserve"> </w:delText>
        </w:r>
      </w:del>
      <w:r w:rsidR="7E266BA8">
        <w:t xml:space="preserve">Once </w:t>
      </w:r>
      <w:del w:id="159" w:author="Boyko, James" w:date="2025-04-08T10:09:00Z" w16du:dateUtc="2025-04-08T14:09:00Z">
        <w:r w:rsidR="7E266BA8" w:rsidDel="007E7811">
          <w:delText xml:space="preserve">these </w:delText>
        </w:r>
        <w:r w:rsidR="7F417EDE" w:rsidDel="007E7811">
          <w:delText>prerequisites</w:delText>
        </w:r>
        <w:r w:rsidR="7E266BA8" w:rsidDel="007E7811">
          <w:delText xml:space="preserve"> are</w:delText>
        </w:r>
      </w:del>
      <w:proofErr w:type="spellStart"/>
      <w:ins w:id="160" w:author="Boyko, James" w:date="2025-04-08T10:09:00Z" w16du:dateUtc="2025-04-08T14:09:00Z">
        <w:r w:rsidR="007E7811">
          <w:t>conda</w:t>
        </w:r>
        <w:proofErr w:type="spellEnd"/>
        <w:r w:rsidR="007E7811">
          <w:t xml:space="preserve"> is</w:t>
        </w:r>
      </w:ins>
      <w:r w:rsidR="7E266BA8">
        <w:t xml:space="preserve"> installed, </w:t>
      </w:r>
      <w:proofErr w:type="spellStart"/>
      <w:r w:rsidR="7E266BA8">
        <w:t>SegmentR</w:t>
      </w:r>
      <w:proofErr w:type="spellEnd"/>
      <w:r w:rsidR="7E266BA8">
        <w:t xml:space="preserve"> can be installed from </w:t>
      </w:r>
      <w:proofErr w:type="spellStart"/>
      <w:r w:rsidR="7E266BA8">
        <w:t>github</w:t>
      </w:r>
      <w:proofErr w:type="spellEnd"/>
      <w:r w:rsidR="7E266BA8">
        <w:t xml:space="preserve"> with the </w:t>
      </w:r>
      <w:r w:rsidR="7E266BA8">
        <w:lastRenderedPageBreak/>
        <w:t xml:space="preserve">use of </w:t>
      </w:r>
      <w:proofErr w:type="spellStart"/>
      <w:r w:rsidR="7E266BA8">
        <w:t>devtools</w:t>
      </w:r>
      <w:proofErr w:type="spellEnd"/>
      <w:r w:rsidR="7E266BA8">
        <w:t xml:space="preserve"> </w:t>
      </w:r>
      <w:r w:rsidR="00F35A88">
        <w:fldChar w:fldCharType="begin"/>
      </w:r>
      <w:r w:rsidR="00F35A88">
        <w:instrText xml:space="preserve"> ADDIN ZOTERO_ITEM CSL_CITATION {"citationID":"WVQKTAHE","properties":{"formattedCitation":"(Wickham et al. 2022)","plainCitation":"(Wickham et al. 2022)","noteIndex":0},"citationItems":[{"id":1216,"uris":["http://zotero.org/users/local/TCNekpWa/items/USWY6868"],"itemData":{"id":1216,"type":"article-journal","container-title":"R Package, Version","issue":"4","title":"Package ‘devtools’","volume":"2","author":[{"family":"Wickham","given":"Hadley"},{"family":"Hester","given":"Jim"},{"family":"Chang","given":"Winston"},{"family":"Hester","given":"Maintainer Jim"}],"issued":{"date-parts":[["2022"]]}}}],"schema":"https://github.com/citation-style-language/schema/raw/master/csl-citation.json"} </w:instrText>
      </w:r>
      <w:r w:rsidR="00F35A88">
        <w:fldChar w:fldCharType="separate"/>
      </w:r>
      <w:r w:rsidR="7F417EDE" w:rsidRPr="1AF18BBE">
        <w:rPr>
          <w:noProof/>
        </w:rPr>
        <w:t>(Wickham et al. 2022)</w:t>
      </w:r>
      <w:r w:rsidR="00F35A88">
        <w:fldChar w:fldCharType="end"/>
      </w:r>
      <w:r w:rsidR="7F417EDE">
        <w:t xml:space="preserve"> and the command </w:t>
      </w:r>
      <w:proofErr w:type="spellStart"/>
      <w:r w:rsidR="7F417EDE">
        <w:t>install_github</w:t>
      </w:r>
      <w:proofErr w:type="spellEnd"/>
      <w:r w:rsidR="7F417EDE">
        <w:t>(“</w:t>
      </w:r>
      <w:proofErr w:type="spellStart"/>
      <w:r w:rsidR="7F417EDE">
        <w:t>jboyko</w:t>
      </w:r>
      <w:proofErr w:type="spellEnd"/>
      <w:r w:rsidR="7F417EDE">
        <w:t>/</w:t>
      </w:r>
      <w:proofErr w:type="spellStart"/>
      <w:r w:rsidR="7F417EDE">
        <w:t>SegmentR</w:t>
      </w:r>
      <w:proofErr w:type="spellEnd"/>
      <w:r w:rsidR="7F417EDE">
        <w:t>”)</w:t>
      </w:r>
      <w:r w:rsidR="7E266BA8">
        <w:t xml:space="preserve">. </w:t>
      </w:r>
      <w:r w:rsidR="7F417EDE">
        <w:t xml:space="preserve">Once the package has been installed, the function </w:t>
      </w:r>
      <w:proofErr w:type="spellStart"/>
      <w:r w:rsidR="7F417EDE">
        <w:t>setup_conda_</w:t>
      </w:r>
      <w:proofErr w:type="gramStart"/>
      <w:r w:rsidR="7F417EDE">
        <w:t>environment</w:t>
      </w:r>
      <w:proofErr w:type="spellEnd"/>
      <w:r w:rsidR="7F417EDE">
        <w:t>(</w:t>
      </w:r>
      <w:proofErr w:type="gramEnd"/>
      <w:r w:rsidR="7F417EDE">
        <w:t xml:space="preserve">) can be used </w:t>
      </w:r>
      <w:r w:rsidR="2D207296">
        <w:t xml:space="preserve">to install the necessary python dependencies. </w:t>
      </w:r>
      <w:proofErr w:type="spellStart"/>
      <w:r w:rsidR="2D207296">
        <w:t>setup_conda_environment</w:t>
      </w:r>
      <w:proofErr w:type="spellEnd"/>
      <w:r w:rsidR="2D207296">
        <w:t xml:space="preserve"> will install all the necessary libraries</w:t>
      </w:r>
      <w:r w:rsidR="2A5FAB62">
        <w:t>,</w:t>
      </w:r>
      <w:r w:rsidR="2D207296">
        <w:t xml:space="preserve"> </w:t>
      </w:r>
      <w:r w:rsidR="04653011">
        <w:t xml:space="preserve">though </w:t>
      </w:r>
      <w:r w:rsidR="10313292">
        <w:t xml:space="preserve">setting up </w:t>
      </w:r>
      <w:r w:rsidR="2D207296">
        <w:t xml:space="preserve">the environment </w:t>
      </w:r>
      <w:r w:rsidR="582EE2E4">
        <w:t xml:space="preserve">may take minutes as </w:t>
      </w:r>
      <w:r w:rsidR="2D207296">
        <w:t>library versions must be solved to ensure compatibility.</w:t>
      </w:r>
      <w:r w:rsidR="0A19BCE7">
        <w:t xml:space="preserve"> During the </w:t>
      </w:r>
      <w:proofErr w:type="spellStart"/>
      <w:r w:rsidR="0A19BCE7">
        <w:t>conda</w:t>
      </w:r>
      <w:proofErr w:type="spellEnd"/>
      <w:r w:rsidR="0A19BCE7">
        <w:t xml:space="preserve"> environment setup, a warning message may appear if the user does not have the rust programming language installed on their computer. This is related to the transformers </w:t>
      </w:r>
      <w:proofErr w:type="gramStart"/>
      <w:r w:rsidR="0A19BCE7">
        <w:t>library, but</w:t>
      </w:r>
      <w:proofErr w:type="gramEnd"/>
      <w:r w:rsidR="0A19BCE7">
        <w:t xml:space="preserve"> can be safely ignored as the functions being used from transformers for </w:t>
      </w:r>
      <w:proofErr w:type="spellStart"/>
      <w:r w:rsidR="0A19BCE7">
        <w:t>SegmentR</w:t>
      </w:r>
      <w:proofErr w:type="spellEnd"/>
      <w:r w:rsidR="0A19BCE7">
        <w:t xml:space="preserve"> do not require rust. </w:t>
      </w:r>
    </w:p>
    <w:p w14:paraId="26A0CBB7" w14:textId="77777777" w:rsidR="00E4222A" w:rsidRPr="00832886" w:rsidRDefault="00E4222A">
      <w:pPr>
        <w:pStyle w:val="Standard"/>
        <w:spacing w:line="360" w:lineRule="auto"/>
      </w:pPr>
    </w:p>
    <w:p w14:paraId="7CC901BC" w14:textId="10E9C0FF" w:rsidR="00645972" w:rsidRDefault="00ED3C65">
      <w:pPr>
        <w:pStyle w:val="Standard"/>
        <w:spacing w:line="360" w:lineRule="auto"/>
        <w:rPr>
          <w:i/>
          <w:iCs/>
        </w:rPr>
      </w:pPr>
      <w:r>
        <w:rPr>
          <w:i/>
          <w:iCs/>
        </w:rPr>
        <w:t>2.</w:t>
      </w:r>
      <w:del w:id="161" w:author="Boyko, James" w:date="2025-04-05T09:26:00Z" w16du:dateUtc="2025-04-05T13:26:00Z">
        <w:r w:rsidR="00E307B3" w:rsidDel="00160A40">
          <w:rPr>
            <w:i/>
            <w:iCs/>
          </w:rPr>
          <w:delText>2</w:delText>
        </w:r>
      </w:del>
      <w:ins w:id="162" w:author="Boyko, James" w:date="2025-04-05T09:26:00Z" w16du:dateUtc="2025-04-05T13:26:00Z">
        <w:r w:rsidR="00160A40">
          <w:rPr>
            <w:i/>
            <w:iCs/>
          </w:rPr>
          <w:t>1</w:t>
        </w:r>
      </w:ins>
      <w:r>
        <w:rPr>
          <w:i/>
          <w:iCs/>
        </w:rPr>
        <w:t>.</w:t>
      </w:r>
      <w:r w:rsidR="00832886">
        <w:rPr>
          <w:i/>
          <w:iCs/>
        </w:rPr>
        <w:t xml:space="preserve">2 </w:t>
      </w:r>
      <w:r>
        <w:rPr>
          <w:i/>
          <w:iCs/>
        </w:rPr>
        <w:t xml:space="preserve">Description of the </w:t>
      </w:r>
      <w:proofErr w:type="spellStart"/>
      <w:r w:rsidR="00F35A88">
        <w:rPr>
          <w:i/>
          <w:iCs/>
        </w:rPr>
        <w:t>SegmentR</w:t>
      </w:r>
      <w:proofErr w:type="spellEnd"/>
      <w:r>
        <w:rPr>
          <w:i/>
          <w:iCs/>
        </w:rPr>
        <w:t xml:space="preserve"> pipeline</w:t>
      </w:r>
    </w:p>
    <w:p w14:paraId="465471AC" w14:textId="6677C089" w:rsidR="00645972" w:rsidDel="009F0AEF" w:rsidRDefault="7C42B53C" w:rsidP="1AF18BBE">
      <w:pPr>
        <w:pStyle w:val="Standard"/>
        <w:spacing w:line="360" w:lineRule="auto"/>
        <w:rPr>
          <w:del w:id="163" w:author="Boyko, James" w:date="2025-04-05T09:27:00Z" w16du:dateUtc="2025-04-05T13:27:00Z"/>
        </w:rPr>
      </w:pPr>
      <w:r>
        <w:t xml:space="preserve">Using </w:t>
      </w:r>
      <w:proofErr w:type="spellStart"/>
      <w:r w:rsidR="1EE3845F">
        <w:t>SegmentR</w:t>
      </w:r>
      <w:proofErr w:type="spellEnd"/>
      <w:r>
        <w:t xml:space="preserve"> requires a user to input an image (specified by the path to the image) and a set of labels. The primary function of </w:t>
      </w:r>
      <w:proofErr w:type="spellStart"/>
      <w:r w:rsidR="1EE3845F">
        <w:t>SegmentR</w:t>
      </w:r>
      <w:proofErr w:type="spellEnd"/>
      <w:r>
        <w:t xml:space="preserve">, </w:t>
      </w:r>
      <w:proofErr w:type="spellStart"/>
      <w:r w:rsidR="374996FD">
        <w:t>run_grounded_segmentation</w:t>
      </w:r>
      <w:proofErr w:type="spellEnd"/>
      <w:r w:rsidR="064AC525">
        <w:t xml:space="preserve"> </w:t>
      </w:r>
      <w:r>
        <w:t xml:space="preserve">(Table 1), then preforms grounded segmentation based on the input image and labels. </w:t>
      </w:r>
      <w:r w:rsidR="374996FD">
        <w:t xml:space="preserve">This function will also accept a path to a particular directory as input. When provided with a directory path, </w:t>
      </w:r>
      <w:proofErr w:type="spellStart"/>
      <w:r w:rsidR="374996FD">
        <w:t>SegmentR</w:t>
      </w:r>
      <w:proofErr w:type="spellEnd"/>
      <w:r w:rsidR="374996FD">
        <w:t xml:space="preserve"> automatically processes all PNG and JPEG images within that location as a batch. Users can specify additional image formats using the “pattern” argument (see Table 1). The package implements segmentation through a custom command-line interface (CLI) that communicates with a Python backend, offering significant performance advantages over traditional R-Python integrations. This choice is made because of the processing limitations of packages like reticulate</w:t>
      </w:r>
      <w:r w:rsidR="003E3AA1">
        <w:t>.</w:t>
      </w:r>
      <w:r w:rsidR="374996FD">
        <w:t xml:space="preserve"> </w:t>
      </w:r>
      <w:r w:rsidR="003E3AA1">
        <w:t xml:space="preserve">Using a command-line interface enables </w:t>
      </w:r>
      <w:r w:rsidR="374996FD">
        <w:t xml:space="preserve">parallel execution of object detection and segmentation tasks for improved efficiency. </w:t>
      </w:r>
      <w:r>
        <w:t xml:space="preserve">The Python back-end then uses the transformers library, which is itself an API to download and train pre-trained models, to call the </w:t>
      </w:r>
      <w:proofErr w:type="spellStart"/>
      <w:r>
        <w:t>segmenter</w:t>
      </w:r>
      <w:proofErr w:type="spellEnd"/>
      <w:r>
        <w:t xml:space="preserve"> and detector models (Wolf et al. 2020). Note that once the desired models are downloaded and necessary libraries installed, the </w:t>
      </w:r>
      <w:proofErr w:type="spellStart"/>
      <w:r w:rsidR="1EE3845F">
        <w:t>SegmentR</w:t>
      </w:r>
      <w:proofErr w:type="spellEnd"/>
      <w:r>
        <w:t xml:space="preserve"> software can be used entirely offline. Results are saved as a JSON file which can then be read into R using the function </w:t>
      </w:r>
      <w:proofErr w:type="spellStart"/>
      <w:r>
        <w:t>load_segmentation_results</w:t>
      </w:r>
      <w:proofErr w:type="spellEnd"/>
      <w:r>
        <w:t xml:space="preserve">. Once the grounded segmentation is complete and the results are loaded into R, the segmentation can be plotted using </w:t>
      </w:r>
      <w:proofErr w:type="spellStart"/>
      <w:r>
        <w:t>plot_seg_results</w:t>
      </w:r>
      <w:proofErr w:type="spellEnd"/>
      <w:r>
        <w:t xml:space="preserve"> and </w:t>
      </w:r>
      <w:r w:rsidR="7E12F837">
        <w:t>subsequent</w:t>
      </w:r>
      <w:r>
        <w:t xml:space="preserve"> analysis can be conducted </w:t>
      </w:r>
      <w:r w:rsidR="7E12F837">
        <w:t>on the resulting masks</w:t>
      </w:r>
      <w:r>
        <w:t xml:space="preserve">. </w:t>
      </w:r>
      <w:r w:rsidR="06526D27">
        <w:t xml:space="preserve">Finally, the segmentation results can be exported as transparent PNG files using </w:t>
      </w:r>
      <w:proofErr w:type="spellStart"/>
      <w:r w:rsidR="06526D27">
        <w:t>export_transparent_png</w:t>
      </w:r>
      <w:proofErr w:type="spellEnd"/>
      <w:r w:rsidR="06526D27">
        <w:t xml:space="preserve">, which provides options for mask processing including overlap removal, cropping to segment boundaries, and customizable file naming conventions (Table 1). </w:t>
      </w:r>
    </w:p>
    <w:p w14:paraId="3AC91272" w14:textId="77777777" w:rsidR="009F0AEF" w:rsidRDefault="009F0AEF">
      <w:pPr>
        <w:pStyle w:val="Standard"/>
        <w:spacing w:line="360" w:lineRule="auto"/>
        <w:rPr>
          <w:ins w:id="164" w:author="Boyko, James" w:date="2025-04-08T10:42:00Z" w16du:dateUtc="2025-04-08T14:42:00Z"/>
        </w:rPr>
      </w:pPr>
    </w:p>
    <w:p w14:paraId="564088C9" w14:textId="77777777" w:rsidR="009F0AEF" w:rsidRDefault="009F0AEF">
      <w:pPr>
        <w:pStyle w:val="Standard"/>
        <w:spacing w:line="360" w:lineRule="auto"/>
        <w:rPr>
          <w:ins w:id="165" w:author="Boyko, James" w:date="2025-04-08T10:42:00Z" w16du:dateUtc="2025-04-08T14:42:00Z"/>
        </w:rPr>
      </w:pPr>
    </w:p>
    <w:p w14:paraId="14B4C684" w14:textId="77777777" w:rsidR="009F0AEF" w:rsidRDefault="009F0AEF">
      <w:pPr>
        <w:pStyle w:val="Standard"/>
        <w:spacing w:line="360" w:lineRule="auto"/>
        <w:rPr>
          <w:ins w:id="166" w:author="Boyko, James" w:date="2025-04-08T10:42:00Z" w16du:dateUtc="2025-04-08T14:42:00Z"/>
        </w:rPr>
      </w:pPr>
    </w:p>
    <w:p w14:paraId="171FFE1F" w14:textId="77777777" w:rsidR="009F0AEF" w:rsidRDefault="009F0AEF">
      <w:pPr>
        <w:pStyle w:val="Standard"/>
        <w:spacing w:line="360" w:lineRule="auto"/>
        <w:rPr>
          <w:ins w:id="167" w:author="Boyko, James" w:date="2025-04-08T10:42:00Z" w16du:dateUtc="2025-04-08T14:42:00Z"/>
        </w:rPr>
      </w:pPr>
    </w:p>
    <w:p w14:paraId="42E97A34" w14:textId="653F5391" w:rsidR="1AF18BBE" w:rsidDel="00160A40" w:rsidRDefault="1AF18BBE" w:rsidP="1AF18BBE">
      <w:pPr>
        <w:pStyle w:val="Standard"/>
        <w:spacing w:line="360" w:lineRule="auto"/>
        <w:rPr>
          <w:del w:id="168" w:author="Boyko, James" w:date="2025-04-05T09:27:00Z" w16du:dateUtc="2025-04-05T13:27:00Z"/>
        </w:rPr>
      </w:pPr>
    </w:p>
    <w:p w14:paraId="4EE2C2FC" w14:textId="4975DC1C" w:rsidR="00C30505" w:rsidDel="00160A40" w:rsidRDefault="00C30505" w:rsidP="1AF18BBE">
      <w:pPr>
        <w:pStyle w:val="Standard"/>
        <w:spacing w:line="360" w:lineRule="auto"/>
        <w:rPr>
          <w:del w:id="169" w:author="Boyko, James" w:date="2025-04-05T09:27:00Z" w16du:dateUtc="2025-04-05T13:27:00Z"/>
        </w:rPr>
      </w:pPr>
    </w:p>
    <w:p w14:paraId="04F1F5D1" w14:textId="4989F05E" w:rsidR="00C30505" w:rsidDel="00160A40" w:rsidRDefault="00C30505" w:rsidP="1AF18BBE">
      <w:pPr>
        <w:pStyle w:val="Standard"/>
        <w:spacing w:line="360" w:lineRule="auto"/>
        <w:rPr>
          <w:del w:id="170" w:author="Boyko, James" w:date="2025-04-05T09:27:00Z" w16du:dateUtc="2025-04-05T13:27:00Z"/>
        </w:rPr>
      </w:pPr>
    </w:p>
    <w:p w14:paraId="0D71FC73" w14:textId="4BD729F4" w:rsidR="00C30505" w:rsidDel="00160A40" w:rsidRDefault="00C30505" w:rsidP="1AF18BBE">
      <w:pPr>
        <w:pStyle w:val="Standard"/>
        <w:spacing w:line="360" w:lineRule="auto"/>
        <w:rPr>
          <w:del w:id="171" w:author="Boyko, James" w:date="2025-04-05T09:27:00Z" w16du:dateUtc="2025-04-05T13:27:00Z"/>
        </w:rPr>
      </w:pPr>
    </w:p>
    <w:p w14:paraId="49EAC7E6" w14:textId="18714D62" w:rsidR="00C30505" w:rsidDel="00160A40" w:rsidRDefault="00C30505" w:rsidP="1AF18BBE">
      <w:pPr>
        <w:pStyle w:val="Standard"/>
        <w:spacing w:line="360" w:lineRule="auto"/>
        <w:rPr>
          <w:del w:id="172" w:author="Boyko, James" w:date="2025-04-05T09:27:00Z" w16du:dateUtc="2025-04-05T13:27:00Z"/>
        </w:rPr>
      </w:pPr>
    </w:p>
    <w:p w14:paraId="4B284089" w14:textId="77777777" w:rsidR="00C30505" w:rsidRDefault="00C30505" w:rsidP="1AF18BBE">
      <w:pPr>
        <w:pStyle w:val="Standard"/>
        <w:spacing w:line="360" w:lineRule="auto"/>
      </w:pPr>
    </w:p>
    <w:p w14:paraId="4CDE5ECB" w14:textId="4923CDFF" w:rsidR="00645972" w:rsidRDefault="00D23E13">
      <w:pPr>
        <w:pStyle w:val="Standard"/>
        <w:spacing w:line="360" w:lineRule="auto"/>
        <w:rPr>
          <w:ins w:id="173" w:author="Boyko, James" w:date="2025-04-08T10:44:00Z" w16du:dateUtc="2025-04-08T14:44:00Z"/>
        </w:rPr>
      </w:pPr>
      <w:r>
        <w:lastRenderedPageBreak/>
        <w:t xml:space="preserve">Table 1: </w:t>
      </w:r>
      <w:ins w:id="174" w:author="Boyko, James" w:date="2025-04-08T10:44:00Z" w16du:dateUtc="2025-04-08T14:44:00Z">
        <w:r w:rsidR="009F0AEF">
          <w:t xml:space="preserve">Description of the inputs and outputs of the main </w:t>
        </w:r>
        <w:proofErr w:type="spellStart"/>
        <w:r w:rsidR="009F0AEF">
          <w:t>SegmentR</w:t>
        </w:r>
        <w:proofErr w:type="spellEnd"/>
        <w:r w:rsidR="009F0AEF">
          <w:t xml:space="preserve"> </w:t>
        </w:r>
      </w:ins>
      <w:del w:id="175" w:author="Boyko, James" w:date="2025-04-08T10:44:00Z" w16du:dateUtc="2025-04-08T14:44:00Z">
        <w:r w:rsidDel="009F0AEF">
          <w:delText xml:space="preserve">Primary </w:delText>
        </w:r>
      </w:del>
      <w:r>
        <w:t>functions.</w:t>
      </w:r>
    </w:p>
    <w:tbl>
      <w:tblPr>
        <w:tblStyle w:val="GridTable2"/>
        <w:tblW w:w="0" w:type="auto"/>
        <w:tblLook w:val="04A0" w:firstRow="1" w:lastRow="0" w:firstColumn="1" w:lastColumn="0" w:noHBand="0" w:noVBand="1"/>
        <w:tblPrChange w:id="176" w:author="Boyko, James" w:date="2025-04-08T11:21:00Z" w16du:dateUtc="2025-04-08T15:21:00Z">
          <w:tblPr>
            <w:tblStyle w:val="GridTable1Light"/>
            <w:tblW w:w="0" w:type="auto"/>
            <w:tblLook w:val="04A0" w:firstRow="1" w:lastRow="0" w:firstColumn="1" w:lastColumn="0" w:noHBand="0" w:noVBand="1"/>
          </w:tblPr>
        </w:tblPrChange>
      </w:tblPr>
      <w:tblGrid>
        <w:gridCol w:w="2617"/>
        <w:gridCol w:w="2441"/>
        <w:gridCol w:w="2227"/>
        <w:gridCol w:w="2677"/>
        <w:tblGridChange w:id="177">
          <w:tblGrid>
            <w:gridCol w:w="5"/>
            <w:gridCol w:w="2612"/>
            <w:gridCol w:w="5"/>
            <w:gridCol w:w="2436"/>
            <w:gridCol w:w="5"/>
            <w:gridCol w:w="2222"/>
            <w:gridCol w:w="5"/>
            <w:gridCol w:w="2672"/>
            <w:gridCol w:w="5"/>
          </w:tblGrid>
        </w:tblGridChange>
      </w:tblGrid>
      <w:tr w:rsidR="000247F2" w14:paraId="38C81717" w14:textId="77777777" w:rsidTr="000247F2">
        <w:trPr>
          <w:cnfStyle w:val="100000000000" w:firstRow="1" w:lastRow="0" w:firstColumn="0" w:lastColumn="0" w:oddVBand="0" w:evenVBand="0" w:oddHBand="0" w:evenHBand="0" w:firstRowFirstColumn="0" w:firstRowLastColumn="0" w:lastRowFirstColumn="0" w:lastRowLastColumn="0"/>
          <w:ins w:id="178" w:author="Boyko, James" w:date="2025-04-08T10:44:00Z" w16du:dateUtc="2025-04-08T14:44:00Z"/>
          <w:trPrChange w:id="179" w:author="Boyko, James" w:date="2025-04-08T11:21:00Z" w16du:dateUtc="2025-04-08T15:21:00Z">
            <w:trPr>
              <w:gridBefore w:val="1"/>
            </w:trPr>
          </w:trPrChange>
        </w:trPr>
        <w:tc>
          <w:tcPr>
            <w:cnfStyle w:val="001000000000" w:firstRow="0" w:lastRow="0" w:firstColumn="1" w:lastColumn="0" w:oddVBand="0" w:evenVBand="0" w:oddHBand="0" w:evenHBand="0" w:firstRowFirstColumn="0" w:firstRowLastColumn="0" w:lastRowFirstColumn="0" w:lastRowLastColumn="0"/>
            <w:tcW w:w="2617" w:type="dxa"/>
            <w:tcPrChange w:id="180" w:author="Boyko, James" w:date="2025-04-08T11:21:00Z" w16du:dateUtc="2025-04-08T15:21:00Z">
              <w:tcPr>
                <w:tcW w:w="2617" w:type="dxa"/>
                <w:gridSpan w:val="2"/>
              </w:tcPr>
            </w:tcPrChange>
          </w:tcPr>
          <w:p w14:paraId="3F85933E" w14:textId="1C7969FA" w:rsidR="009F0AEF" w:rsidRPr="006D6BB2" w:rsidRDefault="009F0AEF" w:rsidP="006D6BB2">
            <w:pPr>
              <w:cnfStyle w:val="101000000000" w:firstRow="1" w:lastRow="0" w:firstColumn="1" w:lastColumn="0" w:oddVBand="0" w:evenVBand="0" w:oddHBand="0" w:evenHBand="0" w:firstRowFirstColumn="0" w:firstRowLastColumn="0" w:lastRowFirstColumn="0" w:lastRowLastColumn="0"/>
              <w:rPr>
                <w:ins w:id="181" w:author="Boyko, James" w:date="2025-04-08T10:44:00Z" w16du:dateUtc="2025-04-08T14:44:00Z"/>
                <w:b w:val="0"/>
              </w:rPr>
              <w:pPrChange w:id="182" w:author="Boyko, James" w:date="2025-04-08T11:11:00Z" w16du:dateUtc="2025-04-08T15:11:00Z">
                <w:pPr>
                  <w:pStyle w:val="Standard"/>
                  <w:spacing w:line="360" w:lineRule="auto"/>
                  <w:cnfStyle w:val="101000000000" w:firstRow="1" w:lastRow="0" w:firstColumn="1" w:lastColumn="0" w:oddVBand="0" w:evenVBand="0" w:oddHBand="0" w:evenHBand="0" w:firstRowFirstColumn="0" w:firstRowLastColumn="0" w:lastRowFirstColumn="0" w:lastRowLastColumn="0"/>
                </w:pPr>
              </w:pPrChange>
            </w:pPr>
            <w:ins w:id="183" w:author="Boyko, James" w:date="2025-04-08T10:44:00Z" w16du:dateUtc="2025-04-08T14:44:00Z">
              <w:r w:rsidRPr="006D6BB2">
                <w:rPr>
                  <w:b w:val="0"/>
                </w:rPr>
                <w:t>Function</w:t>
              </w:r>
            </w:ins>
          </w:p>
        </w:tc>
        <w:tc>
          <w:tcPr>
            <w:tcW w:w="2441" w:type="dxa"/>
            <w:tcPrChange w:id="184" w:author="Boyko, James" w:date="2025-04-08T11:21:00Z" w16du:dateUtc="2025-04-08T15:21:00Z">
              <w:tcPr>
                <w:tcW w:w="2441" w:type="dxa"/>
                <w:gridSpan w:val="2"/>
              </w:tcPr>
            </w:tcPrChange>
          </w:tcPr>
          <w:p w14:paraId="026E92A2" w14:textId="225E36F5" w:rsidR="009F0AEF" w:rsidRPr="006D6BB2" w:rsidRDefault="009F0AEF" w:rsidP="006D6BB2">
            <w:pPr>
              <w:cnfStyle w:val="100000000000" w:firstRow="1" w:lastRow="0" w:firstColumn="0" w:lastColumn="0" w:oddVBand="0" w:evenVBand="0" w:oddHBand="0" w:evenHBand="0" w:firstRowFirstColumn="0" w:firstRowLastColumn="0" w:lastRowFirstColumn="0" w:lastRowLastColumn="0"/>
              <w:rPr>
                <w:ins w:id="185" w:author="Boyko, James" w:date="2025-04-08T10:44:00Z" w16du:dateUtc="2025-04-08T14:44:00Z"/>
                <w:b w:val="0"/>
              </w:rPr>
              <w:pPrChange w:id="186" w:author="Boyko, James" w:date="2025-04-08T11:11:00Z" w16du:dateUtc="2025-04-08T15:11:00Z">
                <w:pPr>
                  <w:pStyle w:val="Standard"/>
                  <w:spacing w:line="360" w:lineRule="auto"/>
                  <w:cnfStyle w:val="100000000000" w:firstRow="1" w:lastRow="0" w:firstColumn="0" w:lastColumn="0" w:oddVBand="0" w:evenVBand="0" w:oddHBand="0" w:evenHBand="0" w:firstRowFirstColumn="0" w:firstRowLastColumn="0" w:lastRowFirstColumn="0" w:lastRowLastColumn="0"/>
                </w:pPr>
              </w:pPrChange>
            </w:pPr>
            <w:ins w:id="187" w:author="Boyko, James" w:date="2025-04-08T10:44:00Z" w16du:dateUtc="2025-04-08T14:44:00Z">
              <w:r w:rsidRPr="006D6BB2">
                <w:rPr>
                  <w:b w:val="0"/>
                </w:rPr>
                <w:t>Inp</w:t>
              </w:r>
            </w:ins>
            <w:ins w:id="188" w:author="Boyko, James" w:date="2025-04-08T10:45:00Z" w16du:dateUtc="2025-04-08T14:45:00Z">
              <w:r w:rsidRPr="006D6BB2">
                <w:rPr>
                  <w:b w:val="0"/>
                </w:rPr>
                <w:t>ut</w:t>
              </w:r>
            </w:ins>
          </w:p>
        </w:tc>
        <w:tc>
          <w:tcPr>
            <w:tcW w:w="2227" w:type="dxa"/>
            <w:tcPrChange w:id="189" w:author="Boyko, James" w:date="2025-04-08T11:21:00Z" w16du:dateUtc="2025-04-08T15:21:00Z">
              <w:tcPr>
                <w:tcW w:w="2227" w:type="dxa"/>
                <w:gridSpan w:val="2"/>
              </w:tcPr>
            </w:tcPrChange>
          </w:tcPr>
          <w:p w14:paraId="66FC13E9" w14:textId="13CF9C89" w:rsidR="009F0AEF" w:rsidRPr="006D6BB2" w:rsidRDefault="009F0AEF" w:rsidP="006D6BB2">
            <w:pPr>
              <w:cnfStyle w:val="100000000000" w:firstRow="1" w:lastRow="0" w:firstColumn="0" w:lastColumn="0" w:oddVBand="0" w:evenVBand="0" w:oddHBand="0" w:evenHBand="0" w:firstRowFirstColumn="0" w:firstRowLastColumn="0" w:lastRowFirstColumn="0" w:lastRowLastColumn="0"/>
              <w:rPr>
                <w:ins w:id="190" w:author="Boyko, James" w:date="2025-04-08T10:44:00Z" w16du:dateUtc="2025-04-08T14:44:00Z"/>
                <w:b w:val="0"/>
              </w:rPr>
              <w:pPrChange w:id="191" w:author="Boyko, James" w:date="2025-04-08T11:11:00Z" w16du:dateUtc="2025-04-08T15:11:00Z">
                <w:pPr>
                  <w:pStyle w:val="Standard"/>
                  <w:spacing w:line="360" w:lineRule="auto"/>
                  <w:cnfStyle w:val="100000000000" w:firstRow="1" w:lastRow="0" w:firstColumn="0" w:lastColumn="0" w:oddVBand="0" w:evenVBand="0" w:oddHBand="0" w:evenHBand="0" w:firstRowFirstColumn="0" w:firstRowLastColumn="0" w:lastRowFirstColumn="0" w:lastRowLastColumn="0"/>
                </w:pPr>
              </w:pPrChange>
            </w:pPr>
            <w:ins w:id="192" w:author="Boyko, James" w:date="2025-04-08T10:45:00Z" w16du:dateUtc="2025-04-08T14:45:00Z">
              <w:r w:rsidRPr="006D6BB2">
                <w:rPr>
                  <w:b w:val="0"/>
                </w:rPr>
                <w:t>Output</w:t>
              </w:r>
            </w:ins>
          </w:p>
        </w:tc>
        <w:tc>
          <w:tcPr>
            <w:tcW w:w="2677" w:type="dxa"/>
            <w:tcPrChange w:id="193" w:author="Boyko, James" w:date="2025-04-08T11:21:00Z" w16du:dateUtc="2025-04-08T15:21:00Z">
              <w:tcPr>
                <w:tcW w:w="2677" w:type="dxa"/>
                <w:gridSpan w:val="2"/>
              </w:tcPr>
            </w:tcPrChange>
          </w:tcPr>
          <w:p w14:paraId="6F94C14A" w14:textId="25033A50" w:rsidR="009F0AEF" w:rsidRPr="006D6BB2" w:rsidRDefault="006D6BB2" w:rsidP="006D6BB2">
            <w:pPr>
              <w:cnfStyle w:val="100000000000" w:firstRow="1" w:lastRow="0" w:firstColumn="0" w:lastColumn="0" w:oddVBand="0" w:evenVBand="0" w:oddHBand="0" w:evenHBand="0" w:firstRowFirstColumn="0" w:firstRowLastColumn="0" w:lastRowFirstColumn="0" w:lastRowLastColumn="0"/>
              <w:rPr>
                <w:ins w:id="194" w:author="Boyko, James" w:date="2025-04-08T10:44:00Z" w16du:dateUtc="2025-04-08T14:44:00Z"/>
                <w:b w:val="0"/>
              </w:rPr>
              <w:pPrChange w:id="195" w:author="Boyko, James" w:date="2025-04-08T11:11:00Z" w16du:dateUtc="2025-04-08T15:11:00Z">
                <w:pPr>
                  <w:pStyle w:val="Standard"/>
                  <w:spacing w:line="360" w:lineRule="auto"/>
                  <w:cnfStyle w:val="100000000000" w:firstRow="1" w:lastRow="0" w:firstColumn="0" w:lastColumn="0" w:oddVBand="0" w:evenVBand="0" w:oddHBand="0" w:evenHBand="0" w:firstRowFirstColumn="0" w:firstRowLastColumn="0" w:lastRowFirstColumn="0" w:lastRowLastColumn="0"/>
                </w:pPr>
              </w:pPrChange>
            </w:pPr>
            <w:ins w:id="196" w:author="Boyko, James" w:date="2025-04-08T11:10:00Z" w16du:dateUtc="2025-04-08T15:10:00Z">
              <w:r>
                <w:rPr>
                  <w:b w:val="0"/>
                  <w:bCs w:val="0"/>
                </w:rPr>
                <w:t>General description</w:t>
              </w:r>
            </w:ins>
          </w:p>
        </w:tc>
      </w:tr>
      <w:tr w:rsidR="000247F2" w14:paraId="7F513093" w14:textId="77777777" w:rsidTr="000247F2">
        <w:tblPrEx>
          <w:tblPrExChange w:id="197" w:author="Boyko, James" w:date="2025-04-08T11:21:00Z" w16du:dateUtc="2025-04-08T15:21: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98" w:author="Boyko, James" w:date="2025-04-08T10:44:00Z" w16du:dateUtc="2025-04-08T14:44:00Z"/>
          <w:trPrChange w:id="199" w:author="Boyko, James" w:date="2025-04-08T11:21:00Z" w16du:dateUtc="2025-04-08T15:21:00Z">
            <w:trPr>
              <w:gridAfter w:val="0"/>
            </w:trPr>
          </w:trPrChange>
        </w:trPr>
        <w:tc>
          <w:tcPr>
            <w:cnfStyle w:val="001000000000" w:firstRow="0" w:lastRow="0" w:firstColumn="1" w:lastColumn="0" w:oddVBand="0" w:evenVBand="0" w:oddHBand="0" w:evenHBand="0" w:firstRowFirstColumn="0" w:firstRowLastColumn="0" w:lastRowFirstColumn="0" w:lastRowLastColumn="0"/>
            <w:tcW w:w="2617" w:type="dxa"/>
            <w:tcPrChange w:id="200" w:author="Boyko, James" w:date="2025-04-08T11:21:00Z" w16du:dateUtc="2025-04-08T15:21:00Z">
              <w:tcPr>
                <w:tcW w:w="2617" w:type="dxa"/>
                <w:gridSpan w:val="2"/>
              </w:tcPr>
            </w:tcPrChange>
          </w:tcPr>
          <w:p w14:paraId="6F2A93B6" w14:textId="10B3F3C4" w:rsidR="009F0AEF" w:rsidRDefault="009F0AEF" w:rsidP="006D6BB2">
            <w:pPr>
              <w:cnfStyle w:val="001000100000" w:firstRow="0" w:lastRow="0" w:firstColumn="1" w:lastColumn="0" w:oddVBand="0" w:evenVBand="0" w:oddHBand="1" w:evenHBand="0" w:firstRowFirstColumn="0" w:firstRowLastColumn="0" w:lastRowFirstColumn="0" w:lastRowLastColumn="0"/>
              <w:rPr>
                <w:ins w:id="201" w:author="Boyko, James" w:date="2025-04-08T10:44:00Z" w16du:dateUtc="2025-04-08T14:44:00Z"/>
              </w:rPr>
              <w:pPrChange w:id="202" w:author="Boyko, James" w:date="2025-04-08T11:11:00Z" w16du:dateUtc="2025-04-08T15:11:00Z">
                <w:pPr>
                  <w:pStyle w:val="Standard"/>
                  <w:spacing w:line="360" w:lineRule="auto"/>
                  <w:cnfStyle w:val="001000100000" w:firstRow="0" w:lastRow="0" w:firstColumn="1" w:lastColumn="0" w:oddVBand="0" w:evenVBand="0" w:oddHBand="1" w:evenHBand="0" w:firstRowFirstColumn="0" w:firstRowLastColumn="0" w:lastRowFirstColumn="0" w:lastRowLastColumn="0"/>
                </w:pPr>
              </w:pPrChange>
            </w:pPr>
            <w:proofErr w:type="spellStart"/>
            <w:ins w:id="203" w:author="Boyko, James" w:date="2025-04-08T10:45:00Z" w16du:dateUtc="2025-04-08T14:45:00Z">
              <w:r w:rsidRPr="0038646F">
                <w:rPr>
                  <w:rFonts w:ascii="Liberation Mono" w:hAnsi="Liberation Mono"/>
                  <w:color w:val="000000"/>
                  <w:sz w:val="16"/>
                  <w:szCs w:val="16"/>
                </w:rPr>
                <w:t>run_grounded_segmentation</w:t>
              </w:r>
            </w:ins>
            <w:proofErr w:type="spellEnd"/>
          </w:p>
        </w:tc>
        <w:tc>
          <w:tcPr>
            <w:tcW w:w="2441" w:type="dxa"/>
            <w:tcPrChange w:id="204" w:author="Boyko, James" w:date="2025-04-08T11:21:00Z" w16du:dateUtc="2025-04-08T15:21:00Z">
              <w:tcPr>
                <w:tcW w:w="2441" w:type="dxa"/>
                <w:gridSpan w:val="2"/>
              </w:tcPr>
            </w:tcPrChange>
          </w:tcPr>
          <w:p w14:paraId="4F719C76" w14:textId="5FD2FAB0" w:rsidR="009F0AEF" w:rsidRPr="006D6BB2" w:rsidRDefault="003676E9" w:rsidP="00681266">
            <w:pPr>
              <w:cnfStyle w:val="000000100000" w:firstRow="0" w:lastRow="0" w:firstColumn="0" w:lastColumn="0" w:oddVBand="0" w:evenVBand="0" w:oddHBand="1" w:evenHBand="0" w:firstRowFirstColumn="0" w:firstRowLastColumn="0" w:lastRowFirstColumn="0" w:lastRowLastColumn="0"/>
              <w:rPr>
                <w:ins w:id="205" w:author="Boyko, James" w:date="2025-04-08T10:44:00Z" w16du:dateUtc="2025-04-08T14:44:00Z"/>
                <w:sz w:val="16"/>
                <w:szCs w:val="16"/>
                <w:rPrChange w:id="206" w:author="Boyko, James" w:date="2025-04-08T11:10:00Z" w16du:dateUtc="2025-04-08T15:10:00Z">
                  <w:rPr>
                    <w:ins w:id="207" w:author="Boyko, James" w:date="2025-04-08T10:44:00Z" w16du:dateUtc="2025-04-08T14:44:00Z"/>
                  </w:rPr>
                </w:rPrChange>
              </w:rPr>
              <w:pPrChange w:id="208"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09" w:author="Boyko, James" w:date="2025-04-08T11:17:00Z" w16du:dateUtc="2025-04-08T15:17:00Z">
              <w:r>
                <w:rPr>
                  <w:sz w:val="16"/>
                  <w:szCs w:val="16"/>
                </w:rPr>
                <w:t xml:space="preserve">File path to an input image or a </w:t>
              </w:r>
            </w:ins>
            <w:ins w:id="210" w:author="Boyko, James" w:date="2025-04-08T11:18:00Z" w16du:dateUtc="2025-04-08T15:18:00Z">
              <w:r>
                <w:rPr>
                  <w:sz w:val="16"/>
                  <w:szCs w:val="16"/>
                </w:rPr>
                <w:t>folder</w:t>
              </w:r>
            </w:ins>
            <w:ins w:id="211" w:author="Boyko, James" w:date="2025-04-08T11:17:00Z" w16du:dateUtc="2025-04-08T15:17:00Z">
              <w:r>
                <w:rPr>
                  <w:sz w:val="16"/>
                  <w:szCs w:val="16"/>
                </w:rPr>
                <w:t xml:space="preserve"> contain images. </w:t>
              </w:r>
            </w:ins>
            <w:ins w:id="212" w:author="Boyko, James" w:date="2025-04-08T11:18:00Z" w16du:dateUtc="2025-04-08T15:18:00Z">
              <w:r>
                <w:rPr>
                  <w:sz w:val="16"/>
                  <w:szCs w:val="16"/>
                </w:rPr>
                <w:t xml:space="preserve">A text description (label) describing what you would like to segment. </w:t>
              </w:r>
            </w:ins>
          </w:p>
        </w:tc>
        <w:tc>
          <w:tcPr>
            <w:tcW w:w="2227" w:type="dxa"/>
            <w:tcPrChange w:id="213" w:author="Boyko, James" w:date="2025-04-08T11:21:00Z" w16du:dateUtc="2025-04-08T15:21:00Z">
              <w:tcPr>
                <w:tcW w:w="2227" w:type="dxa"/>
                <w:gridSpan w:val="2"/>
              </w:tcPr>
            </w:tcPrChange>
          </w:tcPr>
          <w:p w14:paraId="548C318F" w14:textId="055DF36C" w:rsidR="009F0AEF" w:rsidRPr="006D6BB2" w:rsidRDefault="003676E9" w:rsidP="00681266">
            <w:pPr>
              <w:cnfStyle w:val="000000100000" w:firstRow="0" w:lastRow="0" w:firstColumn="0" w:lastColumn="0" w:oddVBand="0" w:evenVBand="0" w:oddHBand="1" w:evenHBand="0" w:firstRowFirstColumn="0" w:firstRowLastColumn="0" w:lastRowFirstColumn="0" w:lastRowLastColumn="0"/>
              <w:rPr>
                <w:ins w:id="214" w:author="Boyko, James" w:date="2025-04-08T10:44:00Z" w16du:dateUtc="2025-04-08T14:44:00Z"/>
                <w:sz w:val="16"/>
                <w:szCs w:val="16"/>
                <w:rPrChange w:id="215" w:author="Boyko, James" w:date="2025-04-08T11:10:00Z" w16du:dateUtc="2025-04-08T15:10:00Z">
                  <w:rPr>
                    <w:ins w:id="216" w:author="Boyko, James" w:date="2025-04-08T10:44:00Z" w16du:dateUtc="2025-04-08T14:44:00Z"/>
                  </w:rPr>
                </w:rPrChange>
              </w:rPr>
              <w:pPrChange w:id="217"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18" w:author="Boyko, James" w:date="2025-04-08T11:18:00Z" w16du:dateUtc="2025-04-08T15:18:00Z">
              <w:r>
                <w:rPr>
                  <w:sz w:val="16"/>
                  <w:szCs w:val="16"/>
                </w:rPr>
                <w:t>A list containing file paths to the resulting images and JSON</w:t>
              </w:r>
            </w:ins>
            <w:ins w:id="219" w:author="Boyko, James" w:date="2025-04-08T11:19:00Z" w16du:dateUtc="2025-04-08T15:19:00Z">
              <w:r>
                <w:rPr>
                  <w:sz w:val="16"/>
                  <w:szCs w:val="16"/>
                </w:rPr>
                <w:t xml:space="preserve"> files containing segmentation information. </w:t>
              </w:r>
            </w:ins>
          </w:p>
        </w:tc>
        <w:tc>
          <w:tcPr>
            <w:tcW w:w="2677" w:type="dxa"/>
            <w:tcPrChange w:id="220" w:author="Boyko, James" w:date="2025-04-08T11:21:00Z" w16du:dateUtc="2025-04-08T15:21:00Z">
              <w:tcPr>
                <w:tcW w:w="2677" w:type="dxa"/>
                <w:gridSpan w:val="2"/>
              </w:tcPr>
            </w:tcPrChange>
          </w:tcPr>
          <w:p w14:paraId="21561ADC" w14:textId="708CC4EA" w:rsidR="009F0AEF" w:rsidRPr="006D6BB2" w:rsidRDefault="006D6BB2" w:rsidP="00681266">
            <w:pPr>
              <w:cnfStyle w:val="000000100000" w:firstRow="0" w:lastRow="0" w:firstColumn="0" w:lastColumn="0" w:oddVBand="0" w:evenVBand="0" w:oddHBand="1" w:evenHBand="0" w:firstRowFirstColumn="0" w:firstRowLastColumn="0" w:lastRowFirstColumn="0" w:lastRowLastColumn="0"/>
              <w:rPr>
                <w:ins w:id="221" w:author="Boyko, James" w:date="2025-04-08T10:44:00Z" w16du:dateUtc="2025-04-08T14:44:00Z"/>
                <w:sz w:val="16"/>
                <w:szCs w:val="16"/>
                <w:rPrChange w:id="222" w:author="Boyko, James" w:date="2025-04-08T11:10:00Z" w16du:dateUtc="2025-04-08T15:10:00Z">
                  <w:rPr>
                    <w:ins w:id="223" w:author="Boyko, James" w:date="2025-04-08T10:44:00Z" w16du:dateUtc="2025-04-08T14:44:00Z"/>
                  </w:rPr>
                </w:rPrChange>
              </w:rPr>
              <w:pPrChange w:id="224"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25" w:author="Boyko, James" w:date="2025-04-08T11:09:00Z" w16du:dateUtc="2025-04-08T15:09:00Z">
              <w:r w:rsidRPr="006D6BB2">
                <w:rPr>
                  <w:sz w:val="16"/>
                  <w:szCs w:val="16"/>
                  <w:rPrChange w:id="226" w:author="Boyko, James" w:date="2025-04-08T11:10:00Z" w16du:dateUtc="2025-04-08T15:10:00Z">
                    <w:rPr/>
                  </w:rPrChange>
                </w:rPr>
                <w:t>Run grounded segmentation on an image or folder of images</w:t>
              </w:r>
            </w:ins>
            <w:ins w:id="227" w:author="Boyko, James" w:date="2025-04-08T11:11:00Z" w16du:dateUtc="2025-04-08T15:11:00Z">
              <w:r>
                <w:rPr>
                  <w:sz w:val="16"/>
                  <w:szCs w:val="16"/>
                </w:rPr>
                <w:t>.</w:t>
              </w:r>
            </w:ins>
          </w:p>
        </w:tc>
      </w:tr>
      <w:tr w:rsidR="000247F2" w14:paraId="14A1FC7D" w14:textId="77777777" w:rsidTr="000247F2">
        <w:tblPrEx>
          <w:tblPrExChange w:id="228" w:author="Boyko, James" w:date="2025-04-08T11:21:00Z" w16du:dateUtc="2025-04-08T15:2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29" w:author="Boyko, James" w:date="2025-04-08T10:44:00Z" w16du:dateUtc="2025-04-08T14:44:00Z"/>
          <w:trPrChange w:id="230" w:author="Boyko, James" w:date="2025-04-08T11:21:00Z" w16du:dateUtc="2025-04-08T15:21:00Z">
            <w:trPr>
              <w:gridBefore w:val="1"/>
            </w:trPr>
          </w:trPrChange>
        </w:trPr>
        <w:tc>
          <w:tcPr>
            <w:cnfStyle w:val="001000000000" w:firstRow="0" w:lastRow="0" w:firstColumn="1" w:lastColumn="0" w:oddVBand="0" w:evenVBand="0" w:oddHBand="0" w:evenHBand="0" w:firstRowFirstColumn="0" w:firstRowLastColumn="0" w:lastRowFirstColumn="0" w:lastRowLastColumn="0"/>
            <w:tcW w:w="2617" w:type="dxa"/>
            <w:tcPrChange w:id="231" w:author="Boyko, James" w:date="2025-04-08T11:21:00Z" w16du:dateUtc="2025-04-08T15:21:00Z">
              <w:tcPr>
                <w:tcW w:w="2617" w:type="dxa"/>
                <w:gridSpan w:val="2"/>
              </w:tcPr>
            </w:tcPrChange>
          </w:tcPr>
          <w:p w14:paraId="68C1829E" w14:textId="57304C22" w:rsidR="009F0AEF" w:rsidRDefault="009F0AEF" w:rsidP="006D6BB2">
            <w:pPr>
              <w:rPr>
                <w:ins w:id="232" w:author="Boyko, James" w:date="2025-04-08T10:44:00Z" w16du:dateUtc="2025-04-08T14:44:00Z"/>
              </w:rPr>
              <w:pPrChange w:id="233" w:author="Boyko, James" w:date="2025-04-08T11:11:00Z" w16du:dateUtc="2025-04-08T15:11:00Z">
                <w:pPr>
                  <w:pStyle w:val="Standard"/>
                  <w:spacing w:line="360" w:lineRule="auto"/>
                </w:pPr>
              </w:pPrChange>
            </w:pPr>
            <w:proofErr w:type="spellStart"/>
            <w:ins w:id="234" w:author="Boyko, James" w:date="2025-04-08T10:45:00Z" w16du:dateUtc="2025-04-08T14:45:00Z">
              <w:r>
                <w:rPr>
                  <w:rFonts w:ascii="Liberation Mono" w:hAnsi="Liberation Mono"/>
                  <w:color w:val="000000"/>
                  <w:sz w:val="16"/>
                  <w:szCs w:val="16"/>
                </w:rPr>
                <w:t>load_segmentation_results</w:t>
              </w:r>
            </w:ins>
            <w:proofErr w:type="spellEnd"/>
          </w:p>
        </w:tc>
        <w:tc>
          <w:tcPr>
            <w:tcW w:w="2441" w:type="dxa"/>
            <w:tcPrChange w:id="235" w:author="Boyko, James" w:date="2025-04-08T11:21:00Z" w16du:dateUtc="2025-04-08T15:21:00Z">
              <w:tcPr>
                <w:tcW w:w="2441" w:type="dxa"/>
                <w:gridSpan w:val="2"/>
              </w:tcPr>
            </w:tcPrChange>
          </w:tcPr>
          <w:p w14:paraId="62BCD3F8" w14:textId="444CB14A" w:rsidR="009F0AEF" w:rsidRPr="006D6BB2" w:rsidRDefault="003676E9" w:rsidP="00681266">
            <w:pPr>
              <w:cnfStyle w:val="000000000000" w:firstRow="0" w:lastRow="0" w:firstColumn="0" w:lastColumn="0" w:oddVBand="0" w:evenVBand="0" w:oddHBand="0" w:evenHBand="0" w:firstRowFirstColumn="0" w:firstRowLastColumn="0" w:lastRowFirstColumn="0" w:lastRowLastColumn="0"/>
              <w:rPr>
                <w:ins w:id="236" w:author="Boyko, James" w:date="2025-04-08T10:44:00Z" w16du:dateUtc="2025-04-08T14:44:00Z"/>
                <w:sz w:val="16"/>
                <w:szCs w:val="16"/>
                <w:rPrChange w:id="237" w:author="Boyko, James" w:date="2025-04-08T11:10:00Z" w16du:dateUtc="2025-04-08T15:10:00Z">
                  <w:rPr>
                    <w:ins w:id="238" w:author="Boyko, James" w:date="2025-04-08T10:44:00Z" w16du:dateUtc="2025-04-08T14:44:00Z"/>
                  </w:rPr>
                </w:rPrChange>
              </w:rPr>
              <w:pPrChange w:id="239"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240" w:author="Boyko, James" w:date="2025-04-08T11:17:00Z" w16du:dateUtc="2025-04-08T15:17:00Z">
              <w:r>
                <w:rPr>
                  <w:sz w:val="16"/>
                  <w:szCs w:val="16"/>
                </w:rPr>
                <w:t>File</w:t>
              </w:r>
            </w:ins>
            <w:ins w:id="241" w:author="Boyko, James" w:date="2025-04-08T11:16:00Z" w16du:dateUtc="2025-04-08T15:16:00Z">
              <w:r>
                <w:rPr>
                  <w:sz w:val="16"/>
                  <w:szCs w:val="16"/>
                </w:rPr>
                <w:t xml:space="preserve"> path</w:t>
              </w:r>
            </w:ins>
            <w:ins w:id="242" w:author="Boyko, James" w:date="2025-04-08T11:17:00Z" w16du:dateUtc="2025-04-08T15:17:00Z">
              <w:r>
                <w:rPr>
                  <w:sz w:val="16"/>
                  <w:szCs w:val="16"/>
                </w:rPr>
                <w:t>s</w:t>
              </w:r>
            </w:ins>
            <w:ins w:id="243" w:author="Boyko, James" w:date="2025-04-08T11:16:00Z" w16du:dateUtc="2025-04-08T15:16:00Z">
              <w:r>
                <w:rPr>
                  <w:sz w:val="16"/>
                  <w:szCs w:val="16"/>
                </w:rPr>
                <w:t xml:space="preserve"> to the directory containing </w:t>
              </w:r>
            </w:ins>
            <w:ins w:id="244" w:author="Boyko, James" w:date="2025-04-08T11:17:00Z" w16du:dateUtc="2025-04-08T15:17:00Z">
              <w:r>
                <w:rPr>
                  <w:sz w:val="16"/>
                  <w:szCs w:val="16"/>
                </w:rPr>
                <w:t xml:space="preserve">original </w:t>
              </w:r>
            </w:ins>
            <w:ins w:id="245" w:author="Boyko, James" w:date="2025-04-08T11:16:00Z" w16du:dateUtc="2025-04-08T15:16:00Z">
              <w:r>
                <w:rPr>
                  <w:sz w:val="16"/>
                  <w:szCs w:val="16"/>
                </w:rPr>
                <w:t xml:space="preserve">images and </w:t>
              </w:r>
            </w:ins>
            <w:ins w:id="246" w:author="Boyko, James" w:date="2025-04-08T11:18:00Z" w16du:dateUtc="2025-04-08T15:18:00Z">
              <w:r>
                <w:rPr>
                  <w:sz w:val="16"/>
                  <w:szCs w:val="16"/>
                </w:rPr>
                <w:t>JSONs</w:t>
              </w:r>
            </w:ins>
            <w:ins w:id="247" w:author="Boyko, James" w:date="2025-04-08T11:17:00Z" w16du:dateUtc="2025-04-08T15:17:00Z">
              <w:r>
                <w:rPr>
                  <w:sz w:val="16"/>
                  <w:szCs w:val="16"/>
                </w:rPr>
                <w:t xml:space="preserve"> with the segmentation information. </w:t>
              </w:r>
            </w:ins>
          </w:p>
        </w:tc>
        <w:tc>
          <w:tcPr>
            <w:tcW w:w="2227" w:type="dxa"/>
            <w:tcPrChange w:id="248" w:author="Boyko, James" w:date="2025-04-08T11:21:00Z" w16du:dateUtc="2025-04-08T15:21:00Z">
              <w:tcPr>
                <w:tcW w:w="2227" w:type="dxa"/>
                <w:gridSpan w:val="2"/>
              </w:tcPr>
            </w:tcPrChange>
          </w:tcPr>
          <w:p w14:paraId="011CB281" w14:textId="2E077A87" w:rsidR="009F0AEF" w:rsidRPr="006D6BB2" w:rsidRDefault="00523B69" w:rsidP="00681266">
            <w:pPr>
              <w:cnfStyle w:val="000000000000" w:firstRow="0" w:lastRow="0" w:firstColumn="0" w:lastColumn="0" w:oddVBand="0" w:evenVBand="0" w:oddHBand="0" w:evenHBand="0" w:firstRowFirstColumn="0" w:firstRowLastColumn="0" w:lastRowFirstColumn="0" w:lastRowLastColumn="0"/>
              <w:rPr>
                <w:ins w:id="249" w:author="Boyko, James" w:date="2025-04-08T10:44:00Z" w16du:dateUtc="2025-04-08T14:44:00Z"/>
                <w:sz w:val="16"/>
                <w:szCs w:val="16"/>
                <w:rPrChange w:id="250" w:author="Boyko, James" w:date="2025-04-08T11:10:00Z" w16du:dateUtc="2025-04-08T15:10:00Z">
                  <w:rPr>
                    <w:ins w:id="251" w:author="Boyko, James" w:date="2025-04-08T10:44:00Z" w16du:dateUtc="2025-04-08T14:44:00Z"/>
                  </w:rPr>
                </w:rPrChange>
              </w:rPr>
              <w:pPrChange w:id="252"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proofErr w:type="spellStart"/>
            <w:ins w:id="253" w:author="Boyko, James" w:date="2025-04-08T11:14:00Z" w16du:dateUtc="2025-04-08T15:14:00Z">
              <w:r w:rsidRPr="00523B69">
                <w:rPr>
                  <w:sz w:val="16"/>
                  <w:szCs w:val="16"/>
                </w:rPr>
                <w:t>seg_results</w:t>
              </w:r>
              <w:proofErr w:type="spellEnd"/>
              <w:r w:rsidRPr="00523B69">
                <w:rPr>
                  <w:sz w:val="16"/>
                  <w:szCs w:val="16"/>
                </w:rPr>
                <w:t xml:space="preserve"> object</w:t>
              </w:r>
            </w:ins>
            <w:ins w:id="254" w:author="Boyko, James" w:date="2025-04-08T11:15:00Z" w16du:dateUtc="2025-04-08T15:15:00Z">
              <w:r>
                <w:rPr>
                  <w:sz w:val="16"/>
                  <w:szCs w:val="16"/>
                </w:rPr>
                <w:t xml:space="preserve"> (</w:t>
              </w:r>
            </w:ins>
            <w:ins w:id="255" w:author="Boyko, James" w:date="2025-04-08T11:16:00Z" w16du:dateUtc="2025-04-08T15:16:00Z">
              <w:r>
                <w:rPr>
                  <w:sz w:val="16"/>
                  <w:szCs w:val="16"/>
                </w:rPr>
                <w:t xml:space="preserve">a list </w:t>
              </w:r>
              <w:proofErr w:type="spellStart"/>
              <w:r>
                <w:rPr>
                  <w:sz w:val="16"/>
                  <w:szCs w:val="16"/>
                </w:rPr>
                <w:t>containg</w:t>
              </w:r>
            </w:ins>
            <w:proofErr w:type="spellEnd"/>
            <w:ins w:id="256" w:author="Boyko, James" w:date="2025-04-08T11:15:00Z" w16du:dateUtc="2025-04-08T15:15:00Z">
              <w:r w:rsidRPr="00523B69">
                <w:rPr>
                  <w:sz w:val="16"/>
                  <w:szCs w:val="16"/>
                </w:rPr>
                <w:t xml:space="preserve"> an image, label, score, box, mask</w:t>
              </w:r>
              <w:r>
                <w:rPr>
                  <w:sz w:val="16"/>
                  <w:szCs w:val="16"/>
                </w:rPr>
                <w:t>)</w:t>
              </w:r>
            </w:ins>
          </w:p>
        </w:tc>
        <w:tc>
          <w:tcPr>
            <w:tcW w:w="2677" w:type="dxa"/>
            <w:tcPrChange w:id="257" w:author="Boyko, James" w:date="2025-04-08T11:21:00Z" w16du:dateUtc="2025-04-08T15:21:00Z">
              <w:tcPr>
                <w:tcW w:w="2677" w:type="dxa"/>
                <w:gridSpan w:val="2"/>
              </w:tcPr>
            </w:tcPrChange>
          </w:tcPr>
          <w:p w14:paraId="44F8B76F" w14:textId="32EC5351" w:rsidR="009F0AEF" w:rsidRPr="006D6BB2" w:rsidRDefault="006D6BB2" w:rsidP="00681266">
            <w:pPr>
              <w:cnfStyle w:val="000000000000" w:firstRow="0" w:lastRow="0" w:firstColumn="0" w:lastColumn="0" w:oddVBand="0" w:evenVBand="0" w:oddHBand="0" w:evenHBand="0" w:firstRowFirstColumn="0" w:firstRowLastColumn="0" w:lastRowFirstColumn="0" w:lastRowLastColumn="0"/>
              <w:rPr>
                <w:ins w:id="258" w:author="Boyko, James" w:date="2025-04-08T10:44:00Z" w16du:dateUtc="2025-04-08T14:44:00Z"/>
                <w:sz w:val="16"/>
                <w:szCs w:val="16"/>
                <w:rPrChange w:id="259" w:author="Boyko, James" w:date="2025-04-08T11:10:00Z" w16du:dateUtc="2025-04-08T15:10:00Z">
                  <w:rPr>
                    <w:ins w:id="260" w:author="Boyko, James" w:date="2025-04-08T10:44:00Z" w16du:dateUtc="2025-04-08T14:44:00Z"/>
                  </w:rPr>
                </w:rPrChange>
              </w:rPr>
              <w:pPrChange w:id="261"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262" w:author="Boyko, James" w:date="2025-04-08T11:11:00Z" w16du:dateUtc="2025-04-08T15:11:00Z">
              <w:r>
                <w:rPr>
                  <w:sz w:val="16"/>
                  <w:szCs w:val="16"/>
                </w:rPr>
                <w:t xml:space="preserve">Loads results from </w:t>
              </w:r>
              <w:r w:rsidRPr="006D6BB2">
                <w:rPr>
                  <w:sz w:val="16"/>
                  <w:szCs w:val="16"/>
                </w:rPr>
                <w:t>previous segmentation operations</w:t>
              </w:r>
              <w:r>
                <w:rPr>
                  <w:sz w:val="16"/>
                  <w:szCs w:val="16"/>
                </w:rPr>
                <w:t xml:space="preserve"> into R.</w:t>
              </w:r>
            </w:ins>
            <w:ins w:id="263" w:author="Boyko, James" w:date="2025-04-08T11:15:00Z" w16du:dateUtc="2025-04-08T15:15:00Z">
              <w:r w:rsidR="00523B69">
                <w:rPr>
                  <w:sz w:val="16"/>
                  <w:szCs w:val="16"/>
                </w:rPr>
                <w:t xml:space="preserve"> </w:t>
              </w:r>
            </w:ins>
          </w:p>
        </w:tc>
      </w:tr>
      <w:tr w:rsidR="000247F2" w14:paraId="0643F76C" w14:textId="77777777" w:rsidTr="000247F2">
        <w:tblPrEx>
          <w:tblPrExChange w:id="264" w:author="Boyko, James" w:date="2025-04-08T11:21:00Z" w16du:dateUtc="2025-04-08T15:21: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65" w:author="Boyko, James" w:date="2025-04-08T10:44:00Z" w16du:dateUtc="2025-04-08T14:44:00Z"/>
          <w:trPrChange w:id="266" w:author="Boyko, James" w:date="2025-04-08T11:21:00Z" w16du:dateUtc="2025-04-08T15:21:00Z">
            <w:trPr>
              <w:gridAfter w:val="0"/>
            </w:trPr>
          </w:trPrChange>
        </w:trPr>
        <w:tc>
          <w:tcPr>
            <w:cnfStyle w:val="001000000000" w:firstRow="0" w:lastRow="0" w:firstColumn="1" w:lastColumn="0" w:oddVBand="0" w:evenVBand="0" w:oddHBand="0" w:evenHBand="0" w:firstRowFirstColumn="0" w:firstRowLastColumn="0" w:lastRowFirstColumn="0" w:lastRowLastColumn="0"/>
            <w:tcW w:w="2617" w:type="dxa"/>
            <w:tcPrChange w:id="267" w:author="Boyko, James" w:date="2025-04-08T11:21:00Z" w16du:dateUtc="2025-04-08T15:21:00Z">
              <w:tcPr>
                <w:tcW w:w="2617" w:type="dxa"/>
                <w:gridSpan w:val="2"/>
              </w:tcPr>
            </w:tcPrChange>
          </w:tcPr>
          <w:p w14:paraId="255FFA37" w14:textId="43B9A7ED" w:rsidR="009F0AEF" w:rsidRDefault="009F0AEF" w:rsidP="006D6BB2">
            <w:pPr>
              <w:cnfStyle w:val="001000100000" w:firstRow="0" w:lastRow="0" w:firstColumn="1" w:lastColumn="0" w:oddVBand="0" w:evenVBand="0" w:oddHBand="1" w:evenHBand="0" w:firstRowFirstColumn="0" w:firstRowLastColumn="0" w:lastRowFirstColumn="0" w:lastRowLastColumn="0"/>
              <w:rPr>
                <w:ins w:id="268" w:author="Boyko, James" w:date="2025-04-08T10:44:00Z" w16du:dateUtc="2025-04-08T14:44:00Z"/>
              </w:rPr>
              <w:pPrChange w:id="269" w:author="Boyko, James" w:date="2025-04-08T11:11:00Z" w16du:dateUtc="2025-04-08T15:11:00Z">
                <w:pPr>
                  <w:pStyle w:val="Standard"/>
                  <w:spacing w:line="360" w:lineRule="auto"/>
                  <w:cnfStyle w:val="001000100000" w:firstRow="0" w:lastRow="0" w:firstColumn="1" w:lastColumn="0" w:oddVBand="0" w:evenVBand="0" w:oddHBand="1" w:evenHBand="0" w:firstRowFirstColumn="0" w:firstRowLastColumn="0" w:lastRowFirstColumn="0" w:lastRowLastColumn="0"/>
                </w:pPr>
              </w:pPrChange>
            </w:pPr>
            <w:proofErr w:type="spellStart"/>
            <w:ins w:id="270" w:author="Boyko, James" w:date="2025-04-08T10:45:00Z" w16du:dateUtc="2025-04-08T14:45:00Z">
              <w:r w:rsidRPr="004A1669">
                <w:rPr>
                  <w:rFonts w:ascii="Liberation Mono" w:hAnsi="Liberation Mono"/>
                  <w:color w:val="000000"/>
                  <w:sz w:val="16"/>
                  <w:szCs w:val="16"/>
                </w:rPr>
                <w:t>export_transparent_png</w:t>
              </w:r>
            </w:ins>
            <w:proofErr w:type="spellEnd"/>
          </w:p>
        </w:tc>
        <w:tc>
          <w:tcPr>
            <w:tcW w:w="2441" w:type="dxa"/>
            <w:tcPrChange w:id="271" w:author="Boyko, James" w:date="2025-04-08T11:21:00Z" w16du:dateUtc="2025-04-08T15:21:00Z">
              <w:tcPr>
                <w:tcW w:w="2441" w:type="dxa"/>
                <w:gridSpan w:val="2"/>
              </w:tcPr>
            </w:tcPrChange>
          </w:tcPr>
          <w:p w14:paraId="6E0EC94C" w14:textId="79A8E9E0" w:rsidR="009F0AEF" w:rsidRPr="006D6BB2" w:rsidRDefault="00523B69" w:rsidP="00681266">
            <w:pPr>
              <w:cnfStyle w:val="000000100000" w:firstRow="0" w:lastRow="0" w:firstColumn="0" w:lastColumn="0" w:oddVBand="0" w:evenVBand="0" w:oddHBand="1" w:evenHBand="0" w:firstRowFirstColumn="0" w:firstRowLastColumn="0" w:lastRowFirstColumn="0" w:lastRowLastColumn="0"/>
              <w:rPr>
                <w:ins w:id="272" w:author="Boyko, James" w:date="2025-04-08T10:44:00Z" w16du:dateUtc="2025-04-08T14:44:00Z"/>
                <w:sz w:val="16"/>
                <w:szCs w:val="16"/>
                <w:rPrChange w:id="273" w:author="Boyko, James" w:date="2025-04-08T11:10:00Z" w16du:dateUtc="2025-04-08T15:10:00Z">
                  <w:rPr>
                    <w:ins w:id="274" w:author="Boyko, James" w:date="2025-04-08T10:44:00Z" w16du:dateUtc="2025-04-08T14:44:00Z"/>
                  </w:rPr>
                </w:rPrChange>
              </w:rPr>
              <w:pPrChange w:id="275"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76" w:author="Boyko, James" w:date="2025-04-08T11:13:00Z" w16du:dateUtc="2025-04-08T15:13:00Z">
              <w:r>
                <w:rPr>
                  <w:sz w:val="16"/>
                  <w:szCs w:val="16"/>
                </w:rPr>
                <w:t xml:space="preserve">Either </w:t>
              </w:r>
            </w:ins>
            <w:ins w:id="277" w:author="Boyko, James" w:date="2025-04-08T11:14:00Z" w16du:dateUtc="2025-04-08T15:14:00Z">
              <w:r>
                <w:rPr>
                  <w:sz w:val="16"/>
                  <w:szCs w:val="16"/>
                </w:rPr>
                <w:t xml:space="preserve">a </w:t>
              </w:r>
              <w:proofErr w:type="spellStart"/>
              <w:r w:rsidRPr="00523B69">
                <w:rPr>
                  <w:sz w:val="16"/>
                  <w:szCs w:val="16"/>
                </w:rPr>
                <w:t>seg_results</w:t>
              </w:r>
              <w:proofErr w:type="spellEnd"/>
              <w:r>
                <w:rPr>
                  <w:sz w:val="16"/>
                  <w:szCs w:val="16"/>
                </w:rPr>
                <w:t xml:space="preserve"> object or image data. </w:t>
              </w:r>
            </w:ins>
          </w:p>
        </w:tc>
        <w:tc>
          <w:tcPr>
            <w:tcW w:w="2227" w:type="dxa"/>
            <w:tcPrChange w:id="278" w:author="Boyko, James" w:date="2025-04-08T11:21:00Z" w16du:dateUtc="2025-04-08T15:21:00Z">
              <w:tcPr>
                <w:tcW w:w="2227" w:type="dxa"/>
                <w:gridSpan w:val="2"/>
              </w:tcPr>
            </w:tcPrChange>
          </w:tcPr>
          <w:p w14:paraId="484D6717" w14:textId="3652837D" w:rsidR="009F0AEF" w:rsidRPr="006D6BB2" w:rsidRDefault="00523B69" w:rsidP="00681266">
            <w:pPr>
              <w:cnfStyle w:val="000000100000" w:firstRow="0" w:lastRow="0" w:firstColumn="0" w:lastColumn="0" w:oddVBand="0" w:evenVBand="0" w:oddHBand="1" w:evenHBand="0" w:firstRowFirstColumn="0" w:firstRowLastColumn="0" w:lastRowFirstColumn="0" w:lastRowLastColumn="0"/>
              <w:rPr>
                <w:ins w:id="279" w:author="Boyko, James" w:date="2025-04-08T10:44:00Z" w16du:dateUtc="2025-04-08T14:44:00Z"/>
                <w:sz w:val="16"/>
                <w:szCs w:val="16"/>
                <w:rPrChange w:id="280" w:author="Boyko, James" w:date="2025-04-08T11:10:00Z" w16du:dateUtc="2025-04-08T15:10:00Z">
                  <w:rPr>
                    <w:ins w:id="281" w:author="Boyko, James" w:date="2025-04-08T10:44:00Z" w16du:dateUtc="2025-04-08T14:44:00Z"/>
                  </w:rPr>
                </w:rPrChange>
              </w:rPr>
              <w:pPrChange w:id="282"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83" w:author="Boyko, James" w:date="2025-04-08T11:15:00Z" w16du:dateUtc="2025-04-08T15:15:00Z">
              <w:r>
                <w:rPr>
                  <w:sz w:val="16"/>
                  <w:szCs w:val="16"/>
                </w:rPr>
                <w:t xml:space="preserve">Transparent PNGs and the file paths to them. </w:t>
              </w:r>
            </w:ins>
          </w:p>
        </w:tc>
        <w:tc>
          <w:tcPr>
            <w:tcW w:w="2677" w:type="dxa"/>
            <w:tcPrChange w:id="284" w:author="Boyko, James" w:date="2025-04-08T11:21:00Z" w16du:dateUtc="2025-04-08T15:21:00Z">
              <w:tcPr>
                <w:tcW w:w="2677" w:type="dxa"/>
                <w:gridSpan w:val="2"/>
              </w:tcPr>
            </w:tcPrChange>
          </w:tcPr>
          <w:p w14:paraId="5C78A835" w14:textId="29C77C4A" w:rsidR="009F0AEF" w:rsidRPr="006D6BB2" w:rsidRDefault="00184958" w:rsidP="00681266">
            <w:pPr>
              <w:cnfStyle w:val="000000100000" w:firstRow="0" w:lastRow="0" w:firstColumn="0" w:lastColumn="0" w:oddVBand="0" w:evenVBand="0" w:oddHBand="1" w:evenHBand="0" w:firstRowFirstColumn="0" w:firstRowLastColumn="0" w:lastRowFirstColumn="0" w:lastRowLastColumn="0"/>
              <w:rPr>
                <w:ins w:id="285" w:author="Boyko, James" w:date="2025-04-08T10:44:00Z" w16du:dateUtc="2025-04-08T14:44:00Z"/>
                <w:sz w:val="16"/>
                <w:szCs w:val="16"/>
                <w:rPrChange w:id="286" w:author="Boyko, James" w:date="2025-04-08T11:10:00Z" w16du:dateUtc="2025-04-08T15:10:00Z">
                  <w:rPr>
                    <w:ins w:id="287" w:author="Boyko, James" w:date="2025-04-08T10:44:00Z" w16du:dateUtc="2025-04-08T14:44:00Z"/>
                  </w:rPr>
                </w:rPrChange>
              </w:rPr>
              <w:pPrChange w:id="288"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89" w:author="Boyko, James" w:date="2025-04-08T11:11:00Z" w16du:dateUtc="2025-04-08T15:11:00Z">
              <w:r w:rsidRPr="00184958">
                <w:rPr>
                  <w:sz w:val="16"/>
                  <w:szCs w:val="16"/>
                </w:rPr>
                <w:t>Export</w:t>
              </w:r>
              <w:r>
                <w:rPr>
                  <w:sz w:val="16"/>
                  <w:szCs w:val="16"/>
                </w:rPr>
                <w:t>s</w:t>
              </w:r>
              <w:r w:rsidRPr="00184958">
                <w:rPr>
                  <w:sz w:val="16"/>
                  <w:szCs w:val="16"/>
                </w:rPr>
                <w:t xml:space="preserve"> </w:t>
              </w:r>
              <w:r>
                <w:rPr>
                  <w:sz w:val="16"/>
                  <w:szCs w:val="16"/>
                </w:rPr>
                <w:t>previous s</w:t>
              </w:r>
              <w:r w:rsidRPr="00184958">
                <w:rPr>
                  <w:sz w:val="16"/>
                  <w:szCs w:val="16"/>
                </w:rPr>
                <w:t xml:space="preserve">egmentation as </w:t>
              </w:r>
              <w:r>
                <w:rPr>
                  <w:sz w:val="16"/>
                  <w:szCs w:val="16"/>
                </w:rPr>
                <w:t>a t</w:t>
              </w:r>
              <w:r w:rsidRPr="00184958">
                <w:rPr>
                  <w:sz w:val="16"/>
                  <w:szCs w:val="16"/>
                </w:rPr>
                <w:t>ransparent PNG</w:t>
              </w:r>
              <w:r>
                <w:rPr>
                  <w:sz w:val="16"/>
                  <w:szCs w:val="16"/>
                </w:rPr>
                <w:t>.</w:t>
              </w:r>
            </w:ins>
          </w:p>
        </w:tc>
      </w:tr>
      <w:tr w:rsidR="000247F2" w14:paraId="6E2EF681" w14:textId="77777777" w:rsidTr="000247F2">
        <w:tblPrEx>
          <w:tblPrExChange w:id="290" w:author="Boyko, James" w:date="2025-04-08T11:21:00Z" w16du:dateUtc="2025-04-08T15:2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91" w:author="Boyko, James" w:date="2025-04-08T10:44:00Z" w16du:dateUtc="2025-04-08T14:44:00Z"/>
          <w:trPrChange w:id="292" w:author="Boyko, James" w:date="2025-04-08T11:21:00Z" w16du:dateUtc="2025-04-08T15:21:00Z">
            <w:trPr>
              <w:gridBefore w:val="1"/>
            </w:trPr>
          </w:trPrChange>
        </w:trPr>
        <w:tc>
          <w:tcPr>
            <w:cnfStyle w:val="001000000000" w:firstRow="0" w:lastRow="0" w:firstColumn="1" w:lastColumn="0" w:oddVBand="0" w:evenVBand="0" w:oddHBand="0" w:evenHBand="0" w:firstRowFirstColumn="0" w:firstRowLastColumn="0" w:lastRowFirstColumn="0" w:lastRowLastColumn="0"/>
            <w:tcW w:w="2617" w:type="dxa"/>
            <w:tcPrChange w:id="293" w:author="Boyko, James" w:date="2025-04-08T11:21:00Z" w16du:dateUtc="2025-04-08T15:21:00Z">
              <w:tcPr>
                <w:tcW w:w="2617" w:type="dxa"/>
                <w:gridSpan w:val="2"/>
              </w:tcPr>
            </w:tcPrChange>
          </w:tcPr>
          <w:p w14:paraId="11279301" w14:textId="48471A4C" w:rsidR="009F0AEF" w:rsidRDefault="009F0AEF" w:rsidP="006D6BB2">
            <w:pPr>
              <w:rPr>
                <w:ins w:id="294" w:author="Boyko, James" w:date="2025-04-08T10:44:00Z" w16du:dateUtc="2025-04-08T14:44:00Z"/>
              </w:rPr>
              <w:pPrChange w:id="295" w:author="Boyko, James" w:date="2025-04-08T11:11:00Z" w16du:dateUtc="2025-04-08T15:11:00Z">
                <w:pPr>
                  <w:pStyle w:val="Standard"/>
                  <w:spacing w:line="360" w:lineRule="auto"/>
                </w:pPr>
              </w:pPrChange>
            </w:pPr>
            <w:proofErr w:type="spellStart"/>
            <w:ins w:id="296" w:author="Boyko, James" w:date="2025-04-08T10:45:00Z" w16du:dateUtc="2025-04-08T14:45:00Z">
              <w:r w:rsidRPr="00D7129C">
                <w:rPr>
                  <w:rFonts w:ascii="Liberation Mono" w:hAnsi="Liberation Mono"/>
                  <w:color w:val="000000"/>
                  <w:sz w:val="16"/>
                  <w:szCs w:val="16"/>
                </w:rPr>
                <w:t>plot_seg_results</w:t>
              </w:r>
            </w:ins>
            <w:proofErr w:type="spellEnd"/>
          </w:p>
        </w:tc>
        <w:tc>
          <w:tcPr>
            <w:tcW w:w="2441" w:type="dxa"/>
            <w:tcPrChange w:id="297" w:author="Boyko, James" w:date="2025-04-08T11:21:00Z" w16du:dateUtc="2025-04-08T15:21:00Z">
              <w:tcPr>
                <w:tcW w:w="2441" w:type="dxa"/>
                <w:gridSpan w:val="2"/>
              </w:tcPr>
            </w:tcPrChange>
          </w:tcPr>
          <w:p w14:paraId="363F3706" w14:textId="3C8A3CF5" w:rsidR="009F0AEF" w:rsidRPr="006D6BB2" w:rsidRDefault="00523B69" w:rsidP="00681266">
            <w:pPr>
              <w:cnfStyle w:val="000000000000" w:firstRow="0" w:lastRow="0" w:firstColumn="0" w:lastColumn="0" w:oddVBand="0" w:evenVBand="0" w:oddHBand="0" w:evenHBand="0" w:firstRowFirstColumn="0" w:firstRowLastColumn="0" w:lastRowFirstColumn="0" w:lastRowLastColumn="0"/>
              <w:rPr>
                <w:ins w:id="298" w:author="Boyko, James" w:date="2025-04-08T10:44:00Z" w16du:dateUtc="2025-04-08T14:44:00Z"/>
                <w:sz w:val="16"/>
                <w:szCs w:val="16"/>
                <w:rPrChange w:id="299" w:author="Boyko, James" w:date="2025-04-08T11:10:00Z" w16du:dateUtc="2025-04-08T15:10:00Z">
                  <w:rPr>
                    <w:ins w:id="300" w:author="Boyko, James" w:date="2025-04-08T10:44:00Z" w16du:dateUtc="2025-04-08T14:44:00Z"/>
                  </w:rPr>
                </w:rPrChange>
              </w:rPr>
              <w:pPrChange w:id="301"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proofErr w:type="spellStart"/>
            <w:ins w:id="302" w:author="Boyko, James" w:date="2025-04-08T11:14:00Z" w16du:dateUtc="2025-04-08T15:14:00Z">
              <w:r>
                <w:rPr>
                  <w:sz w:val="16"/>
                  <w:szCs w:val="16"/>
                </w:rPr>
                <w:t>seg_results</w:t>
              </w:r>
              <w:proofErr w:type="spellEnd"/>
              <w:r>
                <w:rPr>
                  <w:sz w:val="16"/>
                  <w:szCs w:val="16"/>
                </w:rPr>
                <w:t xml:space="preserve"> object. </w:t>
              </w:r>
            </w:ins>
          </w:p>
        </w:tc>
        <w:tc>
          <w:tcPr>
            <w:tcW w:w="2227" w:type="dxa"/>
            <w:tcPrChange w:id="303" w:author="Boyko, James" w:date="2025-04-08T11:21:00Z" w16du:dateUtc="2025-04-08T15:21:00Z">
              <w:tcPr>
                <w:tcW w:w="2227" w:type="dxa"/>
                <w:gridSpan w:val="2"/>
              </w:tcPr>
            </w:tcPrChange>
          </w:tcPr>
          <w:p w14:paraId="322EBAB8" w14:textId="0BD45135" w:rsidR="009F0AEF" w:rsidRPr="006D6BB2" w:rsidRDefault="00523B69" w:rsidP="00681266">
            <w:pPr>
              <w:cnfStyle w:val="000000000000" w:firstRow="0" w:lastRow="0" w:firstColumn="0" w:lastColumn="0" w:oddVBand="0" w:evenVBand="0" w:oddHBand="0" w:evenHBand="0" w:firstRowFirstColumn="0" w:firstRowLastColumn="0" w:lastRowFirstColumn="0" w:lastRowLastColumn="0"/>
              <w:rPr>
                <w:ins w:id="304" w:author="Boyko, James" w:date="2025-04-08T10:44:00Z" w16du:dateUtc="2025-04-08T14:44:00Z"/>
                <w:sz w:val="16"/>
                <w:szCs w:val="16"/>
                <w:rPrChange w:id="305" w:author="Boyko, James" w:date="2025-04-08T11:10:00Z" w16du:dateUtc="2025-04-08T15:10:00Z">
                  <w:rPr>
                    <w:ins w:id="306" w:author="Boyko, James" w:date="2025-04-08T10:44:00Z" w16du:dateUtc="2025-04-08T14:44:00Z"/>
                  </w:rPr>
                </w:rPrChange>
              </w:rPr>
              <w:pPrChange w:id="307"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308" w:author="Boyko, James" w:date="2025-04-08T11:13:00Z" w16du:dateUtc="2025-04-08T15:13:00Z">
              <w:r>
                <w:rPr>
                  <w:sz w:val="16"/>
                  <w:szCs w:val="16"/>
                </w:rPr>
                <w:t xml:space="preserve">A plot. </w:t>
              </w:r>
            </w:ins>
          </w:p>
        </w:tc>
        <w:tc>
          <w:tcPr>
            <w:tcW w:w="2677" w:type="dxa"/>
            <w:tcPrChange w:id="309" w:author="Boyko, James" w:date="2025-04-08T11:21:00Z" w16du:dateUtc="2025-04-08T15:21:00Z">
              <w:tcPr>
                <w:tcW w:w="2677" w:type="dxa"/>
                <w:gridSpan w:val="2"/>
              </w:tcPr>
            </w:tcPrChange>
          </w:tcPr>
          <w:p w14:paraId="45BE0101" w14:textId="28520F53" w:rsidR="009F0AEF" w:rsidRPr="006D6BB2" w:rsidRDefault="00184958" w:rsidP="00681266">
            <w:pPr>
              <w:cnfStyle w:val="000000000000" w:firstRow="0" w:lastRow="0" w:firstColumn="0" w:lastColumn="0" w:oddVBand="0" w:evenVBand="0" w:oddHBand="0" w:evenHBand="0" w:firstRowFirstColumn="0" w:firstRowLastColumn="0" w:lastRowFirstColumn="0" w:lastRowLastColumn="0"/>
              <w:rPr>
                <w:ins w:id="310" w:author="Boyko, James" w:date="2025-04-08T10:44:00Z" w16du:dateUtc="2025-04-08T14:44:00Z"/>
                <w:sz w:val="16"/>
                <w:szCs w:val="16"/>
                <w:rPrChange w:id="311" w:author="Boyko, James" w:date="2025-04-08T11:10:00Z" w16du:dateUtc="2025-04-08T15:10:00Z">
                  <w:rPr>
                    <w:ins w:id="312" w:author="Boyko, James" w:date="2025-04-08T10:44:00Z" w16du:dateUtc="2025-04-08T14:44:00Z"/>
                  </w:rPr>
                </w:rPrChange>
              </w:rPr>
              <w:pPrChange w:id="313"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314" w:author="Boyko, James" w:date="2025-04-08T11:12:00Z" w16du:dateUtc="2025-04-08T15:12:00Z">
              <w:r>
                <w:rPr>
                  <w:sz w:val="16"/>
                  <w:szCs w:val="16"/>
                </w:rPr>
                <w:t>P</w:t>
              </w:r>
              <w:r w:rsidRPr="00184958">
                <w:rPr>
                  <w:sz w:val="16"/>
                  <w:szCs w:val="16"/>
                </w:rPr>
                <w:t>lot segmentation results</w:t>
              </w:r>
              <w:r>
                <w:rPr>
                  <w:sz w:val="16"/>
                  <w:szCs w:val="16"/>
                </w:rPr>
                <w:t xml:space="preserve"> within R. </w:t>
              </w:r>
            </w:ins>
          </w:p>
        </w:tc>
      </w:tr>
    </w:tbl>
    <w:p w14:paraId="1EDCDBEE" w14:textId="4B2CE34F" w:rsidR="009F0AEF" w:rsidDel="003676E9" w:rsidRDefault="009F0AEF">
      <w:pPr>
        <w:pStyle w:val="Standard"/>
        <w:spacing w:line="360" w:lineRule="auto"/>
        <w:rPr>
          <w:del w:id="315" w:author="Boyko, James" w:date="2025-04-08T11:19:00Z" w16du:dateUtc="2025-04-08T15:19:00Z"/>
        </w:rPr>
      </w:pPr>
    </w:p>
    <w:tbl>
      <w:tblPr>
        <w:tblW w:w="9972" w:type="dxa"/>
        <w:tblLayout w:type="fixed"/>
        <w:tblCellMar>
          <w:left w:w="10" w:type="dxa"/>
          <w:right w:w="10" w:type="dxa"/>
        </w:tblCellMar>
        <w:tblLook w:val="0000" w:firstRow="0" w:lastRow="0" w:firstColumn="0" w:lastColumn="0" w:noHBand="0" w:noVBand="0"/>
      </w:tblPr>
      <w:tblGrid>
        <w:gridCol w:w="2521"/>
        <w:gridCol w:w="1529"/>
        <w:gridCol w:w="5922"/>
      </w:tblGrid>
      <w:tr w:rsidR="00645972" w:rsidDel="003676E9" w14:paraId="4072D8FA" w14:textId="557A52C7">
        <w:trPr>
          <w:trHeight w:val="450"/>
          <w:del w:id="316" w:author="Boyko, James" w:date="2025-04-08T11:19:00Z" w16du:dateUtc="2025-04-08T15:19:00Z"/>
        </w:trPr>
        <w:tc>
          <w:tcPr>
            <w:tcW w:w="2521" w:type="dxa"/>
            <w:tcBorders>
              <w:top w:val="single" w:sz="6" w:space="0" w:color="000000"/>
              <w:bottom w:val="single" w:sz="6" w:space="0" w:color="000000"/>
            </w:tcBorders>
            <w:tcMar>
              <w:top w:w="0" w:type="dxa"/>
              <w:left w:w="0" w:type="dxa"/>
              <w:bottom w:w="0" w:type="dxa"/>
              <w:right w:w="0" w:type="dxa"/>
            </w:tcMar>
            <w:vAlign w:val="center"/>
          </w:tcPr>
          <w:p w14:paraId="09E76CDD" w14:textId="25143F0A" w:rsidR="00645972" w:rsidDel="003676E9" w:rsidRDefault="00D23E13">
            <w:pPr>
              <w:pStyle w:val="TableContents"/>
              <w:rPr>
                <w:del w:id="317" w:author="Boyko, James" w:date="2025-04-08T11:19:00Z" w16du:dateUtc="2025-04-08T15:19:00Z"/>
                <w:b/>
                <w:bCs/>
                <w:color w:val="000000"/>
                <w:sz w:val="20"/>
                <w:szCs w:val="20"/>
              </w:rPr>
            </w:pPr>
            <w:del w:id="318" w:author="Boyko, James" w:date="2025-04-08T11:19:00Z" w16du:dateUtc="2025-04-08T15:19:00Z">
              <w:r w:rsidDel="003676E9">
                <w:rPr>
                  <w:b/>
                  <w:bCs/>
                  <w:color w:val="000000"/>
                  <w:sz w:val="20"/>
                  <w:szCs w:val="20"/>
                </w:rPr>
                <w:delText>Function</w:delText>
              </w:r>
            </w:del>
          </w:p>
        </w:tc>
        <w:tc>
          <w:tcPr>
            <w:tcW w:w="1529" w:type="dxa"/>
            <w:tcBorders>
              <w:top w:val="single" w:sz="6" w:space="0" w:color="000000"/>
              <w:bottom w:val="single" w:sz="6" w:space="0" w:color="000000"/>
            </w:tcBorders>
            <w:tcMar>
              <w:top w:w="0" w:type="dxa"/>
              <w:left w:w="0" w:type="dxa"/>
              <w:bottom w:w="0" w:type="dxa"/>
              <w:right w:w="0" w:type="dxa"/>
            </w:tcMar>
            <w:vAlign w:val="center"/>
          </w:tcPr>
          <w:p w14:paraId="0E4808F8" w14:textId="1C6D53C0" w:rsidR="00645972" w:rsidDel="003676E9" w:rsidRDefault="00D23E13">
            <w:pPr>
              <w:pStyle w:val="TableContents"/>
              <w:rPr>
                <w:del w:id="319" w:author="Boyko, James" w:date="2025-04-08T11:19:00Z" w16du:dateUtc="2025-04-08T15:19:00Z"/>
                <w:b/>
                <w:bCs/>
                <w:color w:val="000000"/>
                <w:sz w:val="20"/>
                <w:szCs w:val="20"/>
              </w:rPr>
            </w:pPr>
            <w:del w:id="320" w:author="Boyko, James" w:date="2025-04-08T11:19:00Z" w16du:dateUtc="2025-04-08T15:19:00Z">
              <w:r w:rsidDel="003676E9">
                <w:rPr>
                  <w:b/>
                  <w:bCs/>
                  <w:color w:val="000000"/>
                  <w:sz w:val="20"/>
                  <w:szCs w:val="20"/>
                </w:rPr>
                <w:delText>Arguments</w:delText>
              </w:r>
            </w:del>
          </w:p>
        </w:tc>
        <w:tc>
          <w:tcPr>
            <w:tcW w:w="5922" w:type="dxa"/>
            <w:tcBorders>
              <w:top w:val="single" w:sz="6" w:space="0" w:color="000000"/>
              <w:bottom w:val="single" w:sz="6" w:space="0" w:color="000000"/>
            </w:tcBorders>
            <w:tcMar>
              <w:top w:w="0" w:type="dxa"/>
              <w:left w:w="0" w:type="dxa"/>
              <w:bottom w:w="0" w:type="dxa"/>
              <w:right w:w="0" w:type="dxa"/>
            </w:tcMar>
            <w:vAlign w:val="center"/>
          </w:tcPr>
          <w:p w14:paraId="7C8CCBC9" w14:textId="17D4B040" w:rsidR="00645972" w:rsidDel="003676E9" w:rsidRDefault="00D23E13">
            <w:pPr>
              <w:pStyle w:val="TableContents"/>
              <w:rPr>
                <w:del w:id="321" w:author="Boyko, James" w:date="2025-04-08T11:19:00Z" w16du:dateUtc="2025-04-08T15:19:00Z"/>
                <w:b/>
                <w:bCs/>
                <w:color w:val="000000"/>
                <w:sz w:val="20"/>
                <w:szCs w:val="20"/>
              </w:rPr>
            </w:pPr>
            <w:del w:id="322" w:author="Boyko, James" w:date="2025-04-08T11:19:00Z" w16du:dateUtc="2025-04-08T15:19:00Z">
              <w:r w:rsidDel="003676E9">
                <w:rPr>
                  <w:b/>
                  <w:bCs/>
                  <w:color w:val="000000"/>
                  <w:sz w:val="20"/>
                  <w:szCs w:val="20"/>
                </w:rPr>
                <w:delText>Definition</w:delText>
              </w:r>
            </w:del>
          </w:p>
        </w:tc>
      </w:tr>
      <w:tr w:rsidR="00645972" w:rsidDel="003676E9" w14:paraId="6476169B" w14:textId="6FC4D61A" w:rsidTr="009610A0">
        <w:trPr>
          <w:del w:id="323" w:author="Boyko, James" w:date="2025-04-08T11:19:00Z" w16du:dateUtc="2025-04-08T15:19:00Z"/>
        </w:trPr>
        <w:tc>
          <w:tcPr>
            <w:tcW w:w="2521" w:type="dxa"/>
            <w:vMerge w:val="restart"/>
            <w:tcBorders>
              <w:top w:val="single" w:sz="6" w:space="0" w:color="000000"/>
              <w:bottom w:val="single" w:sz="4" w:space="0" w:color="000000"/>
            </w:tcBorders>
            <w:tcMar>
              <w:top w:w="0" w:type="dxa"/>
              <w:left w:w="0" w:type="dxa"/>
              <w:bottom w:w="0" w:type="dxa"/>
              <w:right w:w="0" w:type="dxa"/>
            </w:tcMar>
            <w:vAlign w:val="center"/>
          </w:tcPr>
          <w:p w14:paraId="10FACB83" w14:textId="6938C1D0" w:rsidR="00645972" w:rsidDel="003676E9" w:rsidRDefault="0038646F" w:rsidP="004A1669">
            <w:pPr>
              <w:pStyle w:val="TableContents"/>
              <w:jc w:val="center"/>
              <w:rPr>
                <w:del w:id="324" w:author="Boyko, James" w:date="2025-04-08T11:19:00Z" w16du:dateUtc="2025-04-08T15:19:00Z"/>
                <w:rFonts w:ascii="Liberation Mono" w:hAnsi="Liberation Mono"/>
                <w:color w:val="000000"/>
                <w:sz w:val="16"/>
                <w:szCs w:val="16"/>
              </w:rPr>
            </w:pPr>
            <w:del w:id="325" w:author="Boyko, James" w:date="2025-04-08T11:19:00Z" w16du:dateUtc="2025-04-08T15:19:00Z">
              <w:r w:rsidRPr="0038646F" w:rsidDel="003676E9">
                <w:rPr>
                  <w:rFonts w:ascii="Liberation Mono" w:hAnsi="Liberation Mono"/>
                  <w:color w:val="000000"/>
                  <w:sz w:val="16"/>
                  <w:szCs w:val="16"/>
                </w:rPr>
                <w:delText>run_grounded_segmentation</w:delText>
              </w:r>
            </w:del>
          </w:p>
        </w:tc>
        <w:tc>
          <w:tcPr>
            <w:tcW w:w="1529" w:type="dxa"/>
            <w:tcMar>
              <w:top w:w="0" w:type="dxa"/>
              <w:left w:w="0" w:type="dxa"/>
              <w:bottom w:w="0" w:type="dxa"/>
              <w:right w:w="0" w:type="dxa"/>
            </w:tcMar>
            <w:vAlign w:val="center"/>
          </w:tcPr>
          <w:p w14:paraId="005E0828" w14:textId="2F4AD02B" w:rsidR="00645972" w:rsidDel="003676E9" w:rsidRDefault="00D23E13">
            <w:pPr>
              <w:pStyle w:val="TableContents"/>
              <w:jc w:val="center"/>
              <w:rPr>
                <w:del w:id="326" w:author="Boyko, James" w:date="2025-04-08T11:19:00Z" w16du:dateUtc="2025-04-08T15:19:00Z"/>
                <w:rFonts w:ascii="Liberation Mono" w:hAnsi="Liberation Mono"/>
                <w:color w:val="000000"/>
                <w:sz w:val="16"/>
                <w:szCs w:val="16"/>
              </w:rPr>
            </w:pPr>
            <w:del w:id="327" w:author="Boyko, James" w:date="2025-04-08T11:19:00Z" w16du:dateUtc="2025-04-08T15:19:00Z">
              <w:r w:rsidDel="003676E9">
                <w:rPr>
                  <w:rFonts w:ascii="Liberation Mono" w:hAnsi="Liberation Mono"/>
                  <w:color w:val="000000"/>
                  <w:sz w:val="16"/>
                  <w:szCs w:val="16"/>
                </w:rPr>
                <w:delText xml:space="preserve"> </w:delText>
              </w:r>
              <w:r w:rsidR="0038646F" w:rsidRPr="0038646F" w:rsidDel="003676E9">
                <w:rPr>
                  <w:rFonts w:ascii="Liberation Mono" w:hAnsi="Liberation Mono"/>
                  <w:color w:val="000000"/>
                  <w:sz w:val="16"/>
                  <w:szCs w:val="16"/>
                </w:rPr>
                <w:delText>path</w:delText>
              </w:r>
            </w:del>
          </w:p>
        </w:tc>
        <w:tc>
          <w:tcPr>
            <w:tcW w:w="5922" w:type="dxa"/>
            <w:tcMar>
              <w:top w:w="0" w:type="dxa"/>
              <w:left w:w="0" w:type="dxa"/>
              <w:bottom w:w="0" w:type="dxa"/>
              <w:right w:w="0" w:type="dxa"/>
            </w:tcMar>
          </w:tcPr>
          <w:p w14:paraId="326B9669" w14:textId="4E9CC881" w:rsidR="00645972" w:rsidDel="003676E9" w:rsidRDefault="0038646F">
            <w:pPr>
              <w:pStyle w:val="TableContents"/>
              <w:rPr>
                <w:del w:id="328" w:author="Boyko, James" w:date="2025-04-08T11:19:00Z" w16du:dateUtc="2025-04-08T15:19:00Z"/>
                <w:color w:val="000000"/>
                <w:sz w:val="20"/>
                <w:szCs w:val="20"/>
              </w:rPr>
            </w:pPr>
            <w:del w:id="329" w:author="Boyko, James" w:date="2025-04-08T11:19:00Z" w16du:dateUtc="2025-04-08T15:19:00Z">
              <w:r w:rsidRPr="0038646F" w:rsidDel="003676E9">
                <w:rPr>
                  <w:color w:val="000000"/>
                  <w:sz w:val="20"/>
                  <w:szCs w:val="20"/>
                </w:rPr>
                <w:delText>Character string. Path to an input image or directory containing images.</w:delText>
              </w:r>
              <w:r w:rsidDel="003676E9">
                <w:rPr>
                  <w:color w:val="000000"/>
                  <w:sz w:val="20"/>
                  <w:szCs w:val="20"/>
                </w:rPr>
                <w:br/>
                <w:delText>E.g., “/home/user_name/project_directory/images/”</w:delText>
              </w:r>
            </w:del>
          </w:p>
        </w:tc>
      </w:tr>
      <w:tr w:rsidR="00645972" w:rsidDel="003676E9" w14:paraId="053E31E1" w14:textId="4B21F2E8" w:rsidTr="009610A0">
        <w:trPr>
          <w:del w:id="330"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214E2615" w14:textId="6D568A18" w:rsidR="006341E1" w:rsidDel="003676E9" w:rsidRDefault="006341E1" w:rsidP="009610A0">
            <w:pPr>
              <w:suppressAutoHyphens w:val="0"/>
              <w:jc w:val="center"/>
              <w:rPr>
                <w:del w:id="331" w:author="Boyko, James" w:date="2025-04-08T11:19:00Z" w16du:dateUtc="2025-04-08T15:19:00Z"/>
              </w:rPr>
            </w:pPr>
          </w:p>
        </w:tc>
        <w:tc>
          <w:tcPr>
            <w:tcW w:w="1529" w:type="dxa"/>
            <w:tcMar>
              <w:top w:w="0" w:type="dxa"/>
              <w:left w:w="0" w:type="dxa"/>
              <w:bottom w:w="0" w:type="dxa"/>
              <w:right w:w="0" w:type="dxa"/>
            </w:tcMar>
            <w:vAlign w:val="center"/>
          </w:tcPr>
          <w:p w14:paraId="4E17AB13" w14:textId="18BB8B92" w:rsidR="00645972" w:rsidDel="003676E9" w:rsidRDefault="00D23E13">
            <w:pPr>
              <w:pStyle w:val="TableContents"/>
              <w:jc w:val="center"/>
              <w:rPr>
                <w:del w:id="332" w:author="Boyko, James" w:date="2025-04-08T11:19:00Z" w16du:dateUtc="2025-04-08T15:19:00Z"/>
                <w:rFonts w:ascii="Liberation Mono" w:hAnsi="Liberation Mono"/>
                <w:color w:val="000000"/>
                <w:sz w:val="16"/>
                <w:szCs w:val="16"/>
              </w:rPr>
            </w:pPr>
            <w:del w:id="333" w:author="Boyko, James" w:date="2025-04-08T11:19:00Z" w16du:dateUtc="2025-04-08T15:19:00Z">
              <w:r w:rsidDel="003676E9">
                <w:rPr>
                  <w:rFonts w:ascii="Liberation Mono" w:hAnsi="Liberation Mono"/>
                  <w:color w:val="000000"/>
                  <w:sz w:val="16"/>
                  <w:szCs w:val="16"/>
                </w:rPr>
                <w:delText xml:space="preserve"> labels</w:delText>
              </w:r>
            </w:del>
          </w:p>
        </w:tc>
        <w:tc>
          <w:tcPr>
            <w:tcW w:w="5922" w:type="dxa"/>
            <w:tcMar>
              <w:top w:w="0" w:type="dxa"/>
              <w:left w:w="0" w:type="dxa"/>
              <w:bottom w:w="0" w:type="dxa"/>
              <w:right w:w="0" w:type="dxa"/>
            </w:tcMar>
          </w:tcPr>
          <w:p w14:paraId="7D0AE19F" w14:textId="31AF3C49" w:rsidR="00645972" w:rsidDel="003676E9" w:rsidRDefault="00D23E13">
            <w:pPr>
              <w:pStyle w:val="TableContents"/>
              <w:rPr>
                <w:del w:id="334" w:author="Boyko, James" w:date="2025-04-08T11:19:00Z" w16du:dateUtc="2025-04-08T15:19:00Z"/>
                <w:color w:val="000000"/>
                <w:sz w:val="20"/>
                <w:szCs w:val="20"/>
              </w:rPr>
            </w:pPr>
            <w:del w:id="335" w:author="Boyko, James" w:date="2025-04-08T11:19:00Z" w16du:dateUtc="2025-04-08T15:19:00Z">
              <w:r w:rsidDel="003676E9">
                <w:rPr>
                  <w:color w:val="000000"/>
                  <w:sz w:val="20"/>
                  <w:szCs w:val="20"/>
                </w:rPr>
                <w:delText>Character vector. Labels to detect in the image.</w:delText>
              </w:r>
            </w:del>
          </w:p>
          <w:p w14:paraId="257E9C48" w14:textId="54F4B71F" w:rsidR="00645972" w:rsidDel="003676E9" w:rsidRDefault="00D23E13">
            <w:pPr>
              <w:pStyle w:val="TableContents"/>
              <w:rPr>
                <w:del w:id="336" w:author="Boyko, James" w:date="2025-04-08T11:19:00Z" w16du:dateUtc="2025-04-08T15:19:00Z"/>
                <w:color w:val="000000"/>
                <w:sz w:val="20"/>
                <w:szCs w:val="20"/>
              </w:rPr>
            </w:pPr>
            <w:del w:id="337" w:author="Boyko, James" w:date="2025-04-08T11:19:00Z" w16du:dateUtc="2025-04-08T15:19:00Z">
              <w:r w:rsidDel="003676E9">
                <w:rPr>
                  <w:color w:val="000000"/>
                  <w:sz w:val="20"/>
                  <w:szCs w:val="20"/>
                </w:rPr>
                <w:delText>E.g., c(“a flower”, “a tree”)</w:delText>
              </w:r>
              <w:r w:rsidR="00B133A1" w:rsidDel="003676E9">
                <w:rPr>
                  <w:color w:val="000000"/>
                  <w:sz w:val="20"/>
                  <w:szCs w:val="20"/>
                </w:rPr>
                <w:delText xml:space="preserve">. </w:delText>
              </w:r>
              <w:r w:rsidR="00B133A1" w:rsidRPr="00B133A1" w:rsidDel="003676E9">
                <w:rPr>
                  <w:color w:val="000000"/>
                  <w:sz w:val="20"/>
                  <w:szCs w:val="20"/>
                </w:rPr>
                <w:delText>Labels are automatically appended with a “.” because it substantially improves the performance of groundingDINO.</w:delText>
              </w:r>
            </w:del>
          </w:p>
        </w:tc>
      </w:tr>
      <w:tr w:rsidR="00645972" w:rsidDel="003676E9" w14:paraId="7931048B" w14:textId="205FD629" w:rsidTr="009610A0">
        <w:trPr>
          <w:del w:id="338"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3E0C2F4C" w14:textId="70709588" w:rsidR="006341E1" w:rsidDel="003676E9" w:rsidRDefault="006341E1" w:rsidP="009610A0">
            <w:pPr>
              <w:suppressAutoHyphens w:val="0"/>
              <w:jc w:val="center"/>
              <w:rPr>
                <w:del w:id="339" w:author="Boyko, James" w:date="2025-04-08T11:19:00Z" w16du:dateUtc="2025-04-08T15:19:00Z"/>
              </w:rPr>
            </w:pPr>
          </w:p>
        </w:tc>
        <w:tc>
          <w:tcPr>
            <w:tcW w:w="1529" w:type="dxa"/>
            <w:tcMar>
              <w:top w:w="0" w:type="dxa"/>
              <w:left w:w="0" w:type="dxa"/>
              <w:bottom w:w="0" w:type="dxa"/>
              <w:right w:w="0" w:type="dxa"/>
            </w:tcMar>
            <w:vAlign w:val="center"/>
          </w:tcPr>
          <w:p w14:paraId="747F570A" w14:textId="780B5AB7" w:rsidR="00645972" w:rsidDel="003676E9" w:rsidRDefault="00D23E13">
            <w:pPr>
              <w:pStyle w:val="TableContents"/>
              <w:jc w:val="center"/>
              <w:rPr>
                <w:del w:id="340" w:author="Boyko, James" w:date="2025-04-08T11:19:00Z" w16du:dateUtc="2025-04-08T15:19:00Z"/>
                <w:rFonts w:ascii="Liberation Mono" w:hAnsi="Liberation Mono"/>
                <w:color w:val="000000"/>
                <w:sz w:val="16"/>
                <w:szCs w:val="16"/>
              </w:rPr>
            </w:pPr>
            <w:del w:id="341" w:author="Boyko, James" w:date="2025-04-08T11:19:00Z" w16du:dateUtc="2025-04-08T15:19:00Z">
              <w:r w:rsidDel="003676E9">
                <w:rPr>
                  <w:rFonts w:ascii="Liberation Mono" w:hAnsi="Liberation Mono"/>
                  <w:color w:val="000000"/>
                  <w:sz w:val="16"/>
                  <w:szCs w:val="16"/>
                </w:rPr>
                <w:delText xml:space="preserve"> threshold</w:delText>
              </w:r>
            </w:del>
          </w:p>
        </w:tc>
        <w:tc>
          <w:tcPr>
            <w:tcW w:w="5922" w:type="dxa"/>
            <w:tcMar>
              <w:top w:w="0" w:type="dxa"/>
              <w:left w:w="0" w:type="dxa"/>
              <w:bottom w:w="0" w:type="dxa"/>
              <w:right w:w="0" w:type="dxa"/>
            </w:tcMar>
          </w:tcPr>
          <w:p w14:paraId="543B1211" w14:textId="3F14E9F3" w:rsidR="00645972" w:rsidDel="003676E9" w:rsidRDefault="00D23E13">
            <w:pPr>
              <w:pStyle w:val="TableContents"/>
              <w:rPr>
                <w:del w:id="342" w:author="Boyko, James" w:date="2025-04-08T11:19:00Z" w16du:dateUtc="2025-04-08T15:19:00Z"/>
                <w:color w:val="000000"/>
                <w:sz w:val="20"/>
                <w:szCs w:val="20"/>
              </w:rPr>
            </w:pPr>
            <w:del w:id="343" w:author="Boyko, James" w:date="2025-04-08T11:19:00Z" w16du:dateUtc="2025-04-08T15:19:00Z">
              <w:r w:rsidDel="003676E9">
                <w:rPr>
                  <w:color w:val="000000"/>
                  <w:sz w:val="20"/>
                  <w:szCs w:val="20"/>
                </w:rPr>
                <w:delText>Numeric. The minimum detection threshold for which detected objects will be segmented (default: 0.3).</w:delText>
              </w:r>
            </w:del>
          </w:p>
        </w:tc>
      </w:tr>
      <w:tr w:rsidR="00645972" w:rsidDel="003676E9" w14:paraId="2418B526" w14:textId="50AC9571" w:rsidTr="009610A0">
        <w:trPr>
          <w:del w:id="344"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88837B0" w14:textId="17A7B64B" w:rsidR="006341E1" w:rsidDel="003676E9" w:rsidRDefault="006341E1" w:rsidP="009610A0">
            <w:pPr>
              <w:suppressAutoHyphens w:val="0"/>
              <w:jc w:val="center"/>
              <w:rPr>
                <w:del w:id="345" w:author="Boyko, James" w:date="2025-04-08T11:19:00Z" w16du:dateUtc="2025-04-08T15:19:00Z"/>
              </w:rPr>
            </w:pPr>
          </w:p>
        </w:tc>
        <w:tc>
          <w:tcPr>
            <w:tcW w:w="1529" w:type="dxa"/>
            <w:tcMar>
              <w:top w:w="0" w:type="dxa"/>
              <w:left w:w="0" w:type="dxa"/>
              <w:bottom w:w="0" w:type="dxa"/>
              <w:right w:w="0" w:type="dxa"/>
            </w:tcMar>
            <w:vAlign w:val="center"/>
          </w:tcPr>
          <w:p w14:paraId="4CCD4A0E" w14:textId="2F7AF5E3" w:rsidR="00645972" w:rsidDel="003676E9" w:rsidRDefault="00D23E13">
            <w:pPr>
              <w:pStyle w:val="TableContents"/>
              <w:jc w:val="center"/>
              <w:rPr>
                <w:del w:id="346" w:author="Boyko, James" w:date="2025-04-08T11:19:00Z" w16du:dateUtc="2025-04-08T15:19:00Z"/>
                <w:rFonts w:ascii="Liberation Mono" w:hAnsi="Liberation Mono"/>
                <w:color w:val="000000"/>
                <w:sz w:val="16"/>
                <w:szCs w:val="16"/>
              </w:rPr>
            </w:pPr>
            <w:del w:id="347" w:author="Boyko, James" w:date="2025-04-08T11:19:00Z" w16du:dateUtc="2025-04-08T15:19:00Z">
              <w:r w:rsidDel="003676E9">
                <w:rPr>
                  <w:rFonts w:ascii="Liberation Mono" w:hAnsi="Liberation Mono"/>
                  <w:color w:val="000000"/>
                  <w:sz w:val="16"/>
                  <w:szCs w:val="16"/>
                </w:rPr>
                <w:delText xml:space="preserve"> detector_id</w:delText>
              </w:r>
            </w:del>
          </w:p>
        </w:tc>
        <w:tc>
          <w:tcPr>
            <w:tcW w:w="5922" w:type="dxa"/>
            <w:tcMar>
              <w:top w:w="0" w:type="dxa"/>
              <w:left w:w="0" w:type="dxa"/>
              <w:bottom w:w="0" w:type="dxa"/>
              <w:right w:w="0" w:type="dxa"/>
            </w:tcMar>
          </w:tcPr>
          <w:p w14:paraId="7A9EE33C" w14:textId="48ACAE73" w:rsidR="00645972" w:rsidDel="003676E9" w:rsidRDefault="00D23E13">
            <w:pPr>
              <w:pStyle w:val="TableContents"/>
              <w:rPr>
                <w:del w:id="348" w:author="Boyko, James" w:date="2025-04-08T11:19:00Z" w16du:dateUtc="2025-04-08T15:19:00Z"/>
                <w:color w:val="000000"/>
                <w:sz w:val="20"/>
                <w:szCs w:val="20"/>
              </w:rPr>
            </w:pPr>
            <w:del w:id="349" w:author="Boyko, James" w:date="2025-04-08T11:19:00Z" w16du:dateUtc="2025-04-08T15:19:00Z">
              <w:r w:rsidDel="003676E9">
                <w:rPr>
                  <w:color w:val="000000"/>
                  <w:sz w:val="20"/>
                  <w:szCs w:val="20"/>
                </w:rPr>
                <w:delText>Character string. ID of the detector model.</w:delText>
              </w:r>
            </w:del>
          </w:p>
          <w:p w14:paraId="3C806112" w14:textId="4940A952" w:rsidR="00645972" w:rsidDel="003676E9" w:rsidRDefault="00D23E13">
            <w:pPr>
              <w:pStyle w:val="TableContents"/>
              <w:rPr>
                <w:del w:id="350" w:author="Boyko, James" w:date="2025-04-08T11:19:00Z" w16du:dateUtc="2025-04-08T15:19:00Z"/>
                <w:color w:val="000000"/>
                <w:sz w:val="20"/>
                <w:szCs w:val="20"/>
              </w:rPr>
            </w:pPr>
            <w:del w:id="351" w:author="Boyko, James" w:date="2025-04-08T11:19:00Z" w16du:dateUtc="2025-04-08T15:19:00Z">
              <w:r w:rsidDel="003676E9">
                <w:rPr>
                  <w:color w:val="000000"/>
                  <w:sz w:val="20"/>
                  <w:szCs w:val="20"/>
                </w:rPr>
                <w:delText>default: “IDEA-Research/grounding-dino-tiny”</w:delText>
              </w:r>
            </w:del>
          </w:p>
        </w:tc>
      </w:tr>
      <w:tr w:rsidR="00645972" w:rsidDel="003676E9" w14:paraId="21450F25" w14:textId="02DB091C" w:rsidTr="009610A0">
        <w:trPr>
          <w:del w:id="352"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2EA42D4" w14:textId="07EDE40D" w:rsidR="006341E1" w:rsidDel="003676E9" w:rsidRDefault="006341E1" w:rsidP="009610A0">
            <w:pPr>
              <w:suppressAutoHyphens w:val="0"/>
              <w:jc w:val="center"/>
              <w:rPr>
                <w:del w:id="353" w:author="Boyko, James" w:date="2025-04-08T11:19:00Z" w16du:dateUtc="2025-04-08T15:19:00Z"/>
              </w:rPr>
            </w:pPr>
          </w:p>
        </w:tc>
        <w:tc>
          <w:tcPr>
            <w:tcW w:w="1529" w:type="dxa"/>
            <w:tcMar>
              <w:top w:w="0" w:type="dxa"/>
              <w:left w:w="0" w:type="dxa"/>
              <w:bottom w:w="0" w:type="dxa"/>
              <w:right w:w="0" w:type="dxa"/>
            </w:tcMar>
            <w:vAlign w:val="center"/>
          </w:tcPr>
          <w:p w14:paraId="5012988E" w14:textId="10F6416C" w:rsidR="00645972" w:rsidDel="003676E9" w:rsidRDefault="00D23E13">
            <w:pPr>
              <w:pStyle w:val="TableContents"/>
              <w:jc w:val="center"/>
              <w:rPr>
                <w:del w:id="354" w:author="Boyko, James" w:date="2025-04-08T11:19:00Z" w16du:dateUtc="2025-04-08T15:19:00Z"/>
                <w:rFonts w:ascii="Liberation Mono" w:hAnsi="Liberation Mono"/>
                <w:color w:val="000000"/>
                <w:sz w:val="16"/>
                <w:szCs w:val="16"/>
              </w:rPr>
            </w:pPr>
            <w:del w:id="355" w:author="Boyko, James" w:date="2025-04-08T11:19:00Z" w16du:dateUtc="2025-04-08T15:19:00Z">
              <w:r w:rsidDel="003676E9">
                <w:rPr>
                  <w:rFonts w:ascii="Liberation Mono" w:hAnsi="Liberation Mono"/>
                  <w:color w:val="000000"/>
                  <w:sz w:val="16"/>
                  <w:szCs w:val="16"/>
                </w:rPr>
                <w:delText xml:space="preserve"> segmenter_id</w:delText>
              </w:r>
            </w:del>
          </w:p>
        </w:tc>
        <w:tc>
          <w:tcPr>
            <w:tcW w:w="5922" w:type="dxa"/>
            <w:tcMar>
              <w:top w:w="0" w:type="dxa"/>
              <w:left w:w="0" w:type="dxa"/>
              <w:bottom w:w="0" w:type="dxa"/>
              <w:right w:w="0" w:type="dxa"/>
            </w:tcMar>
          </w:tcPr>
          <w:p w14:paraId="74735BBF" w14:textId="5C295F0E" w:rsidR="00645972" w:rsidDel="003676E9" w:rsidRDefault="00D23E13">
            <w:pPr>
              <w:pStyle w:val="TableContents"/>
              <w:rPr>
                <w:del w:id="356" w:author="Boyko, James" w:date="2025-04-08T11:19:00Z" w16du:dateUtc="2025-04-08T15:19:00Z"/>
                <w:color w:val="000000"/>
                <w:sz w:val="20"/>
                <w:szCs w:val="20"/>
              </w:rPr>
            </w:pPr>
            <w:del w:id="357" w:author="Boyko, James" w:date="2025-04-08T11:19:00Z" w16du:dateUtc="2025-04-08T15:19:00Z">
              <w:r w:rsidDel="003676E9">
                <w:rPr>
                  <w:color w:val="000000"/>
                  <w:sz w:val="20"/>
                  <w:szCs w:val="20"/>
                </w:rPr>
                <w:delText>Character string. ID of the detector model.</w:delText>
              </w:r>
            </w:del>
          </w:p>
          <w:p w14:paraId="08939844" w14:textId="73399376" w:rsidR="00645972" w:rsidDel="003676E9" w:rsidRDefault="00D23E13">
            <w:pPr>
              <w:pStyle w:val="TableContents"/>
              <w:rPr>
                <w:del w:id="358" w:author="Boyko, James" w:date="2025-04-08T11:19:00Z" w16du:dateUtc="2025-04-08T15:19:00Z"/>
                <w:color w:val="000000"/>
                <w:sz w:val="20"/>
                <w:szCs w:val="20"/>
              </w:rPr>
            </w:pPr>
            <w:del w:id="359" w:author="Boyko, James" w:date="2025-04-08T11:19:00Z" w16du:dateUtc="2025-04-08T15:19:00Z">
              <w:r w:rsidDel="003676E9">
                <w:rPr>
                  <w:color w:val="000000"/>
                  <w:sz w:val="20"/>
                  <w:szCs w:val="20"/>
                </w:rPr>
                <w:delText>default: “Zigeng/SlimSAM-uniform-77”</w:delText>
              </w:r>
            </w:del>
          </w:p>
        </w:tc>
      </w:tr>
      <w:tr w:rsidR="00645972" w:rsidDel="003676E9" w14:paraId="03874FFF" w14:textId="5602F577" w:rsidTr="009610A0">
        <w:trPr>
          <w:del w:id="360"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7162B8E2" w14:textId="27F93896" w:rsidR="006341E1" w:rsidDel="003676E9" w:rsidRDefault="006341E1" w:rsidP="009610A0">
            <w:pPr>
              <w:suppressAutoHyphens w:val="0"/>
              <w:jc w:val="center"/>
              <w:rPr>
                <w:del w:id="361" w:author="Boyko, James" w:date="2025-04-08T11:19:00Z" w16du:dateUtc="2025-04-08T15:19:00Z"/>
              </w:rPr>
            </w:pPr>
          </w:p>
        </w:tc>
        <w:tc>
          <w:tcPr>
            <w:tcW w:w="1529" w:type="dxa"/>
            <w:tcMar>
              <w:top w:w="0" w:type="dxa"/>
              <w:left w:w="0" w:type="dxa"/>
              <w:bottom w:w="0" w:type="dxa"/>
              <w:right w:w="0" w:type="dxa"/>
            </w:tcMar>
            <w:vAlign w:val="center"/>
          </w:tcPr>
          <w:p w14:paraId="735BAA03" w14:textId="5BF69DE0" w:rsidR="00645972" w:rsidDel="003676E9" w:rsidRDefault="00D23E13">
            <w:pPr>
              <w:pStyle w:val="TableContents"/>
              <w:jc w:val="center"/>
              <w:rPr>
                <w:del w:id="362" w:author="Boyko, James" w:date="2025-04-08T11:19:00Z" w16du:dateUtc="2025-04-08T15:19:00Z"/>
                <w:rFonts w:ascii="Liberation Mono" w:hAnsi="Liberation Mono"/>
                <w:color w:val="000000"/>
                <w:sz w:val="16"/>
                <w:szCs w:val="16"/>
              </w:rPr>
            </w:pPr>
            <w:del w:id="363" w:author="Boyko, James" w:date="2025-04-08T11:19:00Z" w16du:dateUtc="2025-04-08T15:19:00Z">
              <w:r w:rsidDel="003676E9">
                <w:rPr>
                  <w:rFonts w:ascii="Liberation Mono" w:hAnsi="Liberation Mono"/>
                  <w:color w:val="000000"/>
                  <w:sz w:val="16"/>
                  <w:szCs w:val="16"/>
                </w:rPr>
                <w:delText xml:space="preserve"> output_plot</w:delText>
              </w:r>
            </w:del>
          </w:p>
        </w:tc>
        <w:tc>
          <w:tcPr>
            <w:tcW w:w="5922" w:type="dxa"/>
            <w:tcMar>
              <w:top w:w="0" w:type="dxa"/>
              <w:left w:w="0" w:type="dxa"/>
              <w:bottom w:w="0" w:type="dxa"/>
              <w:right w:w="0" w:type="dxa"/>
            </w:tcMar>
          </w:tcPr>
          <w:p w14:paraId="1E96354B" w14:textId="0BFF2389" w:rsidR="00645972" w:rsidDel="003676E9" w:rsidRDefault="00D23E13">
            <w:pPr>
              <w:pStyle w:val="TableContents"/>
              <w:rPr>
                <w:del w:id="364" w:author="Boyko, James" w:date="2025-04-08T11:19:00Z" w16du:dateUtc="2025-04-08T15:19:00Z"/>
                <w:color w:val="000000"/>
                <w:sz w:val="20"/>
                <w:szCs w:val="20"/>
              </w:rPr>
            </w:pPr>
            <w:del w:id="365" w:author="Boyko, James" w:date="2025-04-08T11:19:00Z" w16du:dateUtc="2025-04-08T15:19:00Z">
              <w:r w:rsidDel="003676E9">
                <w:rPr>
                  <w:color w:val="000000"/>
                  <w:sz w:val="20"/>
                  <w:szCs w:val="20"/>
                </w:rPr>
                <w:delText>Character string. Path or directory to save the output plot.</w:delText>
              </w:r>
            </w:del>
          </w:p>
        </w:tc>
      </w:tr>
      <w:tr w:rsidR="00645972" w:rsidDel="003676E9" w14:paraId="482C16AD" w14:textId="3227271E" w:rsidTr="009610A0">
        <w:trPr>
          <w:del w:id="366"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7914A3A1" w14:textId="4A8FC6FF" w:rsidR="006341E1" w:rsidDel="003676E9" w:rsidRDefault="006341E1" w:rsidP="009610A0">
            <w:pPr>
              <w:suppressAutoHyphens w:val="0"/>
              <w:jc w:val="center"/>
              <w:rPr>
                <w:del w:id="367" w:author="Boyko, James" w:date="2025-04-08T11:19:00Z" w16du:dateUtc="2025-04-08T15:19:00Z"/>
              </w:rPr>
            </w:pPr>
          </w:p>
        </w:tc>
        <w:tc>
          <w:tcPr>
            <w:tcW w:w="1529" w:type="dxa"/>
            <w:tcMar>
              <w:top w:w="0" w:type="dxa"/>
              <w:left w:w="0" w:type="dxa"/>
              <w:bottom w:w="0" w:type="dxa"/>
              <w:right w:w="0" w:type="dxa"/>
            </w:tcMar>
            <w:vAlign w:val="center"/>
          </w:tcPr>
          <w:p w14:paraId="27D647F5" w14:textId="7D3BA78C" w:rsidR="00645972" w:rsidDel="003676E9" w:rsidRDefault="00D23E13">
            <w:pPr>
              <w:pStyle w:val="TableContents"/>
              <w:jc w:val="center"/>
              <w:rPr>
                <w:del w:id="368" w:author="Boyko, James" w:date="2025-04-08T11:19:00Z" w16du:dateUtc="2025-04-08T15:19:00Z"/>
                <w:rFonts w:ascii="Liberation Mono" w:hAnsi="Liberation Mono"/>
                <w:color w:val="000000"/>
                <w:sz w:val="16"/>
                <w:szCs w:val="16"/>
              </w:rPr>
            </w:pPr>
            <w:del w:id="369" w:author="Boyko, James" w:date="2025-04-08T11:19:00Z" w16du:dateUtc="2025-04-08T15:19:00Z">
              <w:r w:rsidDel="003676E9">
                <w:rPr>
                  <w:rFonts w:ascii="Liberation Mono" w:hAnsi="Liberation Mono"/>
                  <w:color w:val="000000"/>
                  <w:sz w:val="16"/>
                  <w:szCs w:val="16"/>
                </w:rPr>
                <w:delText xml:space="preserve"> output_json</w:delText>
              </w:r>
            </w:del>
          </w:p>
        </w:tc>
        <w:tc>
          <w:tcPr>
            <w:tcW w:w="5922" w:type="dxa"/>
            <w:tcMar>
              <w:top w:w="0" w:type="dxa"/>
              <w:left w:w="0" w:type="dxa"/>
              <w:bottom w:w="0" w:type="dxa"/>
              <w:right w:w="0" w:type="dxa"/>
            </w:tcMar>
          </w:tcPr>
          <w:p w14:paraId="62934E34" w14:textId="76FBBA4E" w:rsidR="00645972" w:rsidDel="003676E9" w:rsidRDefault="00D23E13">
            <w:pPr>
              <w:pStyle w:val="TableContents"/>
              <w:rPr>
                <w:del w:id="370" w:author="Boyko, James" w:date="2025-04-08T11:19:00Z" w16du:dateUtc="2025-04-08T15:19:00Z"/>
                <w:color w:val="000000"/>
                <w:sz w:val="20"/>
                <w:szCs w:val="20"/>
              </w:rPr>
            </w:pPr>
            <w:del w:id="371" w:author="Boyko, James" w:date="2025-04-08T11:19:00Z" w16du:dateUtc="2025-04-08T15:19:00Z">
              <w:r w:rsidDel="003676E9">
                <w:rPr>
                  <w:color w:val="000000"/>
                  <w:sz w:val="20"/>
                  <w:szCs w:val="20"/>
                </w:rPr>
                <w:delText>Character string. Path or directory to save the output JSON.</w:delText>
              </w:r>
            </w:del>
          </w:p>
        </w:tc>
      </w:tr>
      <w:tr w:rsidR="00480B54" w:rsidDel="003676E9" w14:paraId="1F080191" w14:textId="5226322C" w:rsidTr="009610A0">
        <w:trPr>
          <w:del w:id="372"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01CD0A2" w14:textId="23146937" w:rsidR="00480B54" w:rsidDel="003676E9" w:rsidRDefault="00480B54" w:rsidP="009610A0">
            <w:pPr>
              <w:suppressAutoHyphens w:val="0"/>
              <w:jc w:val="center"/>
              <w:rPr>
                <w:del w:id="373" w:author="Boyko, James" w:date="2025-04-08T11:19:00Z" w16du:dateUtc="2025-04-08T15:19:00Z"/>
              </w:rPr>
            </w:pPr>
          </w:p>
        </w:tc>
        <w:tc>
          <w:tcPr>
            <w:tcW w:w="1529" w:type="dxa"/>
            <w:tcMar>
              <w:top w:w="0" w:type="dxa"/>
              <w:left w:w="0" w:type="dxa"/>
              <w:bottom w:w="0" w:type="dxa"/>
              <w:right w:w="0" w:type="dxa"/>
            </w:tcMar>
            <w:vAlign w:val="center"/>
          </w:tcPr>
          <w:p w14:paraId="4C7CCA3E" w14:textId="03D717FA" w:rsidR="00480B54" w:rsidDel="003676E9" w:rsidRDefault="00480B54">
            <w:pPr>
              <w:pStyle w:val="TableContents"/>
              <w:jc w:val="center"/>
              <w:rPr>
                <w:del w:id="374" w:author="Boyko, James" w:date="2025-04-08T11:19:00Z" w16du:dateUtc="2025-04-08T15:19:00Z"/>
                <w:rFonts w:ascii="Liberation Mono" w:hAnsi="Liberation Mono"/>
                <w:color w:val="000000"/>
                <w:sz w:val="16"/>
                <w:szCs w:val="16"/>
              </w:rPr>
            </w:pPr>
            <w:del w:id="375" w:author="Boyko, James" w:date="2025-04-08T11:19:00Z" w16du:dateUtc="2025-04-08T15:19:00Z">
              <w:r w:rsidRPr="00480B54" w:rsidDel="003676E9">
                <w:rPr>
                  <w:rFonts w:ascii="Liberation Mono" w:hAnsi="Liberation Mono"/>
                  <w:color w:val="000000"/>
                  <w:sz w:val="16"/>
                  <w:szCs w:val="16"/>
                </w:rPr>
                <w:delText>show_plot</w:delText>
              </w:r>
            </w:del>
          </w:p>
        </w:tc>
        <w:tc>
          <w:tcPr>
            <w:tcW w:w="5922" w:type="dxa"/>
            <w:tcMar>
              <w:top w:w="0" w:type="dxa"/>
              <w:left w:w="0" w:type="dxa"/>
              <w:bottom w:w="0" w:type="dxa"/>
              <w:right w:w="0" w:type="dxa"/>
            </w:tcMar>
          </w:tcPr>
          <w:p w14:paraId="6A677BDF" w14:textId="68CB165F" w:rsidR="00480B54" w:rsidDel="003676E9" w:rsidRDefault="00480B54">
            <w:pPr>
              <w:pStyle w:val="TableContents"/>
              <w:rPr>
                <w:del w:id="376" w:author="Boyko, James" w:date="2025-04-08T11:19:00Z" w16du:dateUtc="2025-04-08T15:19:00Z"/>
                <w:color w:val="000000"/>
                <w:sz w:val="20"/>
                <w:szCs w:val="20"/>
              </w:rPr>
            </w:pPr>
            <w:del w:id="377" w:author="Boyko, James" w:date="2025-04-08T11:19:00Z" w16du:dateUtc="2025-04-08T15:19:00Z">
              <w:r w:rsidRPr="00480B54" w:rsidDel="003676E9">
                <w:rPr>
                  <w:color w:val="000000"/>
                  <w:sz w:val="20"/>
                  <w:szCs w:val="20"/>
                </w:rPr>
                <w:delText>Boolean. Whether a plot should automatically be shown after a segmentation.</w:delText>
              </w:r>
            </w:del>
          </w:p>
        </w:tc>
      </w:tr>
      <w:tr w:rsidR="00480B54" w:rsidDel="003676E9" w14:paraId="4603C5EF" w14:textId="20B67630" w:rsidTr="009610A0">
        <w:trPr>
          <w:del w:id="378"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75DC1D8" w14:textId="1E5F9EE6" w:rsidR="00480B54" w:rsidDel="003676E9" w:rsidRDefault="00480B54" w:rsidP="009610A0">
            <w:pPr>
              <w:suppressAutoHyphens w:val="0"/>
              <w:jc w:val="center"/>
              <w:rPr>
                <w:del w:id="379" w:author="Boyko, James" w:date="2025-04-08T11:19:00Z" w16du:dateUtc="2025-04-08T15:19:00Z"/>
              </w:rPr>
            </w:pPr>
          </w:p>
        </w:tc>
        <w:tc>
          <w:tcPr>
            <w:tcW w:w="1529" w:type="dxa"/>
            <w:tcMar>
              <w:top w:w="0" w:type="dxa"/>
              <w:left w:w="0" w:type="dxa"/>
              <w:bottom w:w="0" w:type="dxa"/>
              <w:right w:w="0" w:type="dxa"/>
            </w:tcMar>
            <w:vAlign w:val="center"/>
          </w:tcPr>
          <w:p w14:paraId="12E25B74" w14:textId="4FA4A20F" w:rsidR="00480B54" w:rsidRPr="00480B54" w:rsidDel="003676E9" w:rsidRDefault="00480B54">
            <w:pPr>
              <w:pStyle w:val="TableContents"/>
              <w:jc w:val="center"/>
              <w:rPr>
                <w:del w:id="380" w:author="Boyko, James" w:date="2025-04-08T11:19:00Z" w16du:dateUtc="2025-04-08T15:19:00Z"/>
                <w:rFonts w:ascii="Liberation Mono" w:hAnsi="Liberation Mono"/>
                <w:color w:val="000000"/>
                <w:sz w:val="16"/>
                <w:szCs w:val="16"/>
              </w:rPr>
            </w:pPr>
            <w:del w:id="381" w:author="Boyko, James" w:date="2025-04-08T11:19:00Z" w16du:dateUtc="2025-04-08T15:19:00Z">
              <w:r w:rsidRPr="00480B54" w:rsidDel="003676E9">
                <w:rPr>
                  <w:rFonts w:ascii="Liberation Mono" w:hAnsi="Liberation Mono"/>
                  <w:color w:val="000000"/>
                  <w:sz w:val="16"/>
                  <w:szCs w:val="16"/>
                </w:rPr>
                <w:delText>create_dir</w:delText>
              </w:r>
            </w:del>
          </w:p>
        </w:tc>
        <w:tc>
          <w:tcPr>
            <w:tcW w:w="5922" w:type="dxa"/>
            <w:tcMar>
              <w:top w:w="0" w:type="dxa"/>
              <w:left w:w="0" w:type="dxa"/>
              <w:bottom w:w="0" w:type="dxa"/>
              <w:right w:w="0" w:type="dxa"/>
            </w:tcMar>
          </w:tcPr>
          <w:p w14:paraId="10DB3EC5" w14:textId="4718E282" w:rsidR="00480B54" w:rsidRPr="00480B54" w:rsidDel="003676E9" w:rsidRDefault="00480B54">
            <w:pPr>
              <w:pStyle w:val="TableContents"/>
              <w:rPr>
                <w:del w:id="382" w:author="Boyko, James" w:date="2025-04-08T11:19:00Z" w16du:dateUtc="2025-04-08T15:19:00Z"/>
                <w:color w:val="000000"/>
                <w:sz w:val="20"/>
                <w:szCs w:val="20"/>
              </w:rPr>
            </w:pPr>
            <w:del w:id="383" w:author="Boyko, James" w:date="2025-04-08T11:19:00Z" w16du:dateUtc="2025-04-08T15:19:00Z">
              <w:r w:rsidRPr="00480B54" w:rsidDel="003676E9">
                <w:rPr>
                  <w:color w:val="000000"/>
                  <w:sz w:val="20"/>
                  <w:szCs w:val="20"/>
                </w:rPr>
                <w:delText>Boolean. If the output directory doesn't exist, one will be created.</w:delText>
              </w:r>
            </w:del>
          </w:p>
        </w:tc>
      </w:tr>
      <w:tr w:rsidR="00480B54" w:rsidDel="003676E9" w14:paraId="2E7301E0" w14:textId="0469FF95" w:rsidTr="009610A0">
        <w:trPr>
          <w:del w:id="384"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22510DBD" w14:textId="12E0C491" w:rsidR="00480B54" w:rsidDel="003676E9" w:rsidRDefault="00480B54" w:rsidP="009610A0">
            <w:pPr>
              <w:suppressAutoHyphens w:val="0"/>
              <w:jc w:val="center"/>
              <w:rPr>
                <w:del w:id="385" w:author="Boyko, James" w:date="2025-04-08T11:19:00Z" w16du:dateUtc="2025-04-08T15:19:00Z"/>
              </w:rPr>
            </w:pPr>
          </w:p>
        </w:tc>
        <w:tc>
          <w:tcPr>
            <w:tcW w:w="1529" w:type="dxa"/>
            <w:tcMar>
              <w:top w:w="0" w:type="dxa"/>
              <w:left w:w="0" w:type="dxa"/>
              <w:bottom w:w="0" w:type="dxa"/>
              <w:right w:w="0" w:type="dxa"/>
            </w:tcMar>
            <w:vAlign w:val="center"/>
          </w:tcPr>
          <w:p w14:paraId="1A88E31B" w14:textId="10D77233" w:rsidR="00480B54" w:rsidRPr="00480B54" w:rsidDel="003676E9" w:rsidRDefault="00480B54">
            <w:pPr>
              <w:pStyle w:val="TableContents"/>
              <w:jc w:val="center"/>
              <w:rPr>
                <w:del w:id="386" w:author="Boyko, James" w:date="2025-04-08T11:19:00Z" w16du:dateUtc="2025-04-08T15:19:00Z"/>
                <w:rFonts w:ascii="Liberation Mono" w:hAnsi="Liberation Mono"/>
                <w:color w:val="000000"/>
                <w:sz w:val="16"/>
                <w:szCs w:val="16"/>
              </w:rPr>
            </w:pPr>
            <w:del w:id="387" w:author="Boyko, James" w:date="2025-04-08T11:19:00Z" w16du:dateUtc="2025-04-08T15:19:00Z">
              <w:r w:rsidRPr="00480B54" w:rsidDel="003676E9">
                <w:rPr>
                  <w:rFonts w:ascii="Liberation Mono" w:hAnsi="Liberation Mono"/>
                  <w:color w:val="000000"/>
                  <w:sz w:val="16"/>
                  <w:szCs w:val="16"/>
                </w:rPr>
                <w:delText>pattern</w:delText>
              </w:r>
            </w:del>
          </w:p>
        </w:tc>
        <w:tc>
          <w:tcPr>
            <w:tcW w:w="5922" w:type="dxa"/>
            <w:tcMar>
              <w:top w:w="0" w:type="dxa"/>
              <w:left w:w="0" w:type="dxa"/>
              <w:bottom w:w="0" w:type="dxa"/>
              <w:right w:w="0" w:type="dxa"/>
            </w:tcMar>
          </w:tcPr>
          <w:p w14:paraId="107D3550" w14:textId="4C5217DB" w:rsidR="00480B54" w:rsidRPr="00480B54" w:rsidDel="003676E9" w:rsidRDefault="00480B54">
            <w:pPr>
              <w:pStyle w:val="TableContents"/>
              <w:rPr>
                <w:del w:id="388" w:author="Boyko, James" w:date="2025-04-08T11:19:00Z" w16du:dateUtc="2025-04-08T15:19:00Z"/>
                <w:color w:val="000000"/>
                <w:sz w:val="20"/>
                <w:szCs w:val="20"/>
              </w:rPr>
            </w:pPr>
            <w:del w:id="389" w:author="Boyko, James" w:date="2025-04-08T11:19:00Z" w16du:dateUtc="2025-04-08T15:19:00Z">
              <w:r w:rsidRPr="00480B54" w:rsidDel="003676E9">
                <w:rPr>
                  <w:color w:val="000000"/>
                  <w:sz w:val="20"/>
                  <w:szCs w:val="20"/>
                </w:rPr>
                <w:delText>Character string. File pattern to match when path is a directory (default: "\\.(jpg|jpeg|png)$").</w:delText>
              </w:r>
            </w:del>
          </w:p>
        </w:tc>
      </w:tr>
      <w:tr w:rsidR="00480B54" w:rsidDel="003676E9" w14:paraId="135F9DB5" w14:textId="19FE3A27" w:rsidTr="009610A0">
        <w:trPr>
          <w:del w:id="390"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1A71FD3F" w14:textId="717EB47E" w:rsidR="00480B54" w:rsidDel="003676E9" w:rsidRDefault="00480B54" w:rsidP="009610A0">
            <w:pPr>
              <w:suppressAutoHyphens w:val="0"/>
              <w:jc w:val="center"/>
              <w:rPr>
                <w:del w:id="391" w:author="Boyko, James" w:date="2025-04-08T11:19:00Z" w16du:dateUtc="2025-04-08T15:19:00Z"/>
              </w:rPr>
            </w:pPr>
          </w:p>
        </w:tc>
        <w:tc>
          <w:tcPr>
            <w:tcW w:w="1529" w:type="dxa"/>
            <w:tcMar>
              <w:top w:w="0" w:type="dxa"/>
              <w:left w:w="0" w:type="dxa"/>
              <w:bottom w:w="0" w:type="dxa"/>
              <w:right w:w="0" w:type="dxa"/>
            </w:tcMar>
            <w:vAlign w:val="center"/>
          </w:tcPr>
          <w:p w14:paraId="220D262A" w14:textId="23308925" w:rsidR="00480B54" w:rsidRPr="00480B54" w:rsidDel="003676E9" w:rsidRDefault="00480B54">
            <w:pPr>
              <w:pStyle w:val="TableContents"/>
              <w:jc w:val="center"/>
              <w:rPr>
                <w:del w:id="392" w:author="Boyko, James" w:date="2025-04-08T11:19:00Z" w16du:dateUtc="2025-04-08T15:19:00Z"/>
                <w:rFonts w:ascii="Liberation Mono" w:hAnsi="Liberation Mono"/>
                <w:color w:val="000000"/>
                <w:sz w:val="16"/>
                <w:szCs w:val="16"/>
              </w:rPr>
            </w:pPr>
            <w:del w:id="393" w:author="Boyko, James" w:date="2025-04-08T11:19:00Z" w16du:dateUtc="2025-04-08T15:19:00Z">
              <w:r w:rsidRPr="00480B54" w:rsidDel="003676E9">
                <w:rPr>
                  <w:rFonts w:ascii="Liberation Mono" w:hAnsi="Liberation Mono"/>
                  <w:color w:val="000000"/>
                  <w:sz w:val="16"/>
                  <w:szCs w:val="16"/>
                </w:rPr>
                <w:delText>recursive</w:delText>
              </w:r>
            </w:del>
          </w:p>
        </w:tc>
        <w:tc>
          <w:tcPr>
            <w:tcW w:w="5922" w:type="dxa"/>
            <w:tcMar>
              <w:top w:w="0" w:type="dxa"/>
              <w:left w:w="0" w:type="dxa"/>
              <w:bottom w:w="0" w:type="dxa"/>
              <w:right w:w="0" w:type="dxa"/>
            </w:tcMar>
          </w:tcPr>
          <w:p w14:paraId="6D7DEFA6" w14:textId="533100F3" w:rsidR="00480B54" w:rsidRPr="00480B54" w:rsidDel="003676E9" w:rsidRDefault="00480B54">
            <w:pPr>
              <w:pStyle w:val="TableContents"/>
              <w:rPr>
                <w:del w:id="394" w:author="Boyko, James" w:date="2025-04-08T11:19:00Z" w16du:dateUtc="2025-04-08T15:19:00Z"/>
                <w:color w:val="000000"/>
                <w:sz w:val="20"/>
                <w:szCs w:val="20"/>
              </w:rPr>
            </w:pPr>
            <w:del w:id="395" w:author="Boyko, James" w:date="2025-04-08T11:19:00Z" w16du:dateUtc="2025-04-08T15:19:00Z">
              <w:r w:rsidRPr="00480B54" w:rsidDel="003676E9">
                <w:rPr>
                  <w:color w:val="000000"/>
                  <w:sz w:val="20"/>
                  <w:szCs w:val="20"/>
                </w:rPr>
                <w:delText>Boolean. Whether to search for images recursively in subdirectories (default: FALSE).</w:delText>
              </w:r>
            </w:del>
          </w:p>
        </w:tc>
      </w:tr>
      <w:tr w:rsidR="00645972" w:rsidDel="003676E9" w14:paraId="5D4DE43A" w14:textId="4268BD40" w:rsidTr="009610A0">
        <w:trPr>
          <w:trHeight w:val="250"/>
          <w:del w:id="396" w:author="Boyko, James" w:date="2025-04-08T11:19:00Z" w16du:dateUtc="2025-04-08T15: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5E6ED95E" w14:textId="4909B5C5" w:rsidR="006341E1" w:rsidDel="003676E9" w:rsidRDefault="006341E1" w:rsidP="009610A0">
            <w:pPr>
              <w:suppressAutoHyphens w:val="0"/>
              <w:jc w:val="center"/>
              <w:rPr>
                <w:del w:id="397" w:author="Boyko, James" w:date="2025-04-08T11:19:00Z" w16du:dateUtc="2025-04-08T15:19:00Z"/>
              </w:rPr>
            </w:pPr>
          </w:p>
        </w:tc>
        <w:tc>
          <w:tcPr>
            <w:tcW w:w="1529" w:type="dxa"/>
            <w:tcBorders>
              <w:bottom w:val="single" w:sz="4" w:space="0" w:color="000000"/>
            </w:tcBorders>
            <w:tcMar>
              <w:top w:w="0" w:type="dxa"/>
              <w:left w:w="0" w:type="dxa"/>
              <w:bottom w:w="0" w:type="dxa"/>
              <w:right w:w="0" w:type="dxa"/>
            </w:tcMar>
            <w:vAlign w:val="center"/>
          </w:tcPr>
          <w:p w14:paraId="5D95C1EA" w14:textId="53705538" w:rsidR="00645972" w:rsidDel="003676E9" w:rsidRDefault="00D23E13">
            <w:pPr>
              <w:pStyle w:val="TableContents"/>
              <w:jc w:val="center"/>
              <w:rPr>
                <w:del w:id="398" w:author="Boyko, James" w:date="2025-04-08T11:19:00Z" w16du:dateUtc="2025-04-08T15:19:00Z"/>
                <w:rFonts w:ascii="Liberation Mono" w:hAnsi="Liberation Mono"/>
                <w:color w:val="000000"/>
                <w:sz w:val="16"/>
                <w:szCs w:val="16"/>
              </w:rPr>
            </w:pPr>
            <w:del w:id="399" w:author="Boyko, James" w:date="2025-04-08T11:19:00Z" w16du:dateUtc="2025-04-08T15:19:00Z">
              <w:r w:rsidDel="003676E9">
                <w:rPr>
                  <w:rFonts w:ascii="Liberation Mono" w:hAnsi="Liberation Mono"/>
                  <w:color w:val="000000"/>
                  <w:sz w:val="16"/>
                  <w:szCs w:val="16"/>
                </w:rPr>
                <w:delText xml:space="preserve"> conda_env</w:delText>
              </w:r>
            </w:del>
          </w:p>
        </w:tc>
        <w:tc>
          <w:tcPr>
            <w:tcW w:w="5922" w:type="dxa"/>
            <w:tcBorders>
              <w:bottom w:val="single" w:sz="4" w:space="0" w:color="000000"/>
            </w:tcBorders>
            <w:tcMar>
              <w:top w:w="0" w:type="dxa"/>
              <w:left w:w="0" w:type="dxa"/>
              <w:bottom w:w="0" w:type="dxa"/>
              <w:right w:w="0" w:type="dxa"/>
            </w:tcMar>
          </w:tcPr>
          <w:p w14:paraId="553D14E2" w14:textId="26CE3AA2" w:rsidR="00645972" w:rsidDel="003676E9" w:rsidRDefault="00D23E13">
            <w:pPr>
              <w:pStyle w:val="TableContents"/>
              <w:rPr>
                <w:del w:id="400" w:author="Boyko, James" w:date="2025-04-08T11:19:00Z" w16du:dateUtc="2025-04-08T15:19:00Z"/>
                <w:color w:val="000000"/>
                <w:sz w:val="20"/>
                <w:szCs w:val="20"/>
              </w:rPr>
            </w:pPr>
            <w:del w:id="401" w:author="Boyko, James" w:date="2025-04-08T11:19:00Z" w16du:dateUtc="2025-04-08T15:19:00Z">
              <w:r w:rsidDel="003676E9">
                <w:rPr>
                  <w:color w:val="000000"/>
                  <w:sz w:val="20"/>
                  <w:szCs w:val="20"/>
                </w:rPr>
                <w:delText>Character string. Name of the conda environment to use.</w:delText>
              </w:r>
            </w:del>
          </w:p>
          <w:p w14:paraId="23570B01" w14:textId="4DC9665C" w:rsidR="00645972" w:rsidDel="003676E9" w:rsidRDefault="00D23E13">
            <w:pPr>
              <w:pStyle w:val="TableContents"/>
              <w:rPr>
                <w:del w:id="402" w:author="Boyko, James" w:date="2025-04-08T11:19:00Z" w16du:dateUtc="2025-04-08T15:19:00Z"/>
              </w:rPr>
            </w:pPr>
            <w:del w:id="403" w:author="Boyko, James" w:date="2025-04-08T11:19:00Z" w16du:dateUtc="2025-04-08T15:19:00Z">
              <w:r w:rsidDel="003676E9">
                <w:rPr>
                  <w:color w:val="000000"/>
                  <w:sz w:val="20"/>
                  <w:szCs w:val="20"/>
                </w:rPr>
                <w:delText>default: “</w:delText>
              </w:r>
              <w:r w:rsidR="00F35A88" w:rsidDel="003676E9">
                <w:rPr>
                  <w:color w:val="000000"/>
                  <w:sz w:val="20"/>
                  <w:szCs w:val="20"/>
                </w:rPr>
                <w:delText>SegmentR</w:delText>
              </w:r>
              <w:r w:rsidDel="003676E9">
                <w:rPr>
                  <w:color w:val="000000"/>
                  <w:sz w:val="20"/>
                  <w:szCs w:val="20"/>
                </w:rPr>
                <w:delText xml:space="preserve">-env” created by </w:delText>
              </w:r>
              <w:r w:rsidDel="003676E9">
                <w:rPr>
                  <w:rFonts w:ascii="Liberation Mono" w:hAnsi="Liberation Mono"/>
                  <w:color w:val="000000"/>
                  <w:sz w:val="16"/>
                  <w:szCs w:val="16"/>
                </w:rPr>
                <w:delText>setup_conda_environment</w:delText>
              </w:r>
            </w:del>
          </w:p>
        </w:tc>
      </w:tr>
      <w:tr w:rsidR="00645972" w:rsidDel="003676E9" w14:paraId="3D00B750" w14:textId="618678AC" w:rsidTr="009610A0">
        <w:trPr>
          <w:del w:id="404" w:author="Boyko, James" w:date="2025-04-08T11:19:00Z" w16du:dateUtc="2025-04-08T15:19:00Z"/>
        </w:trPr>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0396E1F" w14:textId="40E55FFC" w:rsidR="00645972" w:rsidDel="003676E9" w:rsidRDefault="00D23E13" w:rsidP="004A1669">
            <w:pPr>
              <w:pStyle w:val="TableContents"/>
              <w:jc w:val="center"/>
              <w:rPr>
                <w:del w:id="405" w:author="Boyko, James" w:date="2025-04-08T11:19:00Z" w16du:dateUtc="2025-04-08T15:19:00Z"/>
                <w:rFonts w:ascii="Liberation Mono" w:hAnsi="Liberation Mono"/>
                <w:color w:val="000000"/>
                <w:sz w:val="16"/>
                <w:szCs w:val="16"/>
              </w:rPr>
            </w:pPr>
            <w:del w:id="406" w:author="Boyko, James" w:date="2025-04-08T11:19:00Z" w16du:dateUtc="2025-04-08T15:19:00Z">
              <w:r w:rsidDel="003676E9">
                <w:rPr>
                  <w:rFonts w:ascii="Liberation Mono" w:hAnsi="Liberation Mono"/>
                  <w:color w:val="000000"/>
                  <w:sz w:val="16"/>
                  <w:szCs w:val="16"/>
                </w:rPr>
                <w:delText>load_segmentation_results</w:delText>
              </w:r>
            </w:del>
          </w:p>
        </w:tc>
        <w:tc>
          <w:tcPr>
            <w:tcW w:w="1529" w:type="dxa"/>
            <w:tcBorders>
              <w:top w:val="single" w:sz="4" w:space="0" w:color="000000"/>
            </w:tcBorders>
            <w:tcMar>
              <w:top w:w="0" w:type="dxa"/>
              <w:left w:w="0" w:type="dxa"/>
              <w:bottom w:w="0" w:type="dxa"/>
              <w:right w:w="0" w:type="dxa"/>
            </w:tcMar>
          </w:tcPr>
          <w:p w14:paraId="06426811" w14:textId="2D859670" w:rsidR="00645972" w:rsidDel="003676E9" w:rsidRDefault="00D23E13">
            <w:pPr>
              <w:pStyle w:val="TableContents"/>
              <w:jc w:val="center"/>
              <w:rPr>
                <w:del w:id="407" w:author="Boyko, James" w:date="2025-04-08T11:19:00Z" w16du:dateUtc="2025-04-08T15:19:00Z"/>
                <w:rFonts w:ascii="Liberation Mono" w:hAnsi="Liberation Mono"/>
                <w:color w:val="000000"/>
                <w:sz w:val="16"/>
                <w:szCs w:val="16"/>
              </w:rPr>
            </w:pPr>
            <w:del w:id="408" w:author="Boyko, James" w:date="2025-04-08T11:19:00Z" w16du:dateUtc="2025-04-08T15:19:00Z">
              <w:r w:rsidDel="003676E9">
                <w:rPr>
                  <w:rFonts w:ascii="Liberation Mono" w:hAnsi="Liberation Mono"/>
                  <w:color w:val="000000"/>
                  <w:sz w:val="16"/>
                  <w:szCs w:val="16"/>
                </w:rPr>
                <w:delText xml:space="preserve"> image_path</w:delText>
              </w:r>
            </w:del>
          </w:p>
        </w:tc>
        <w:tc>
          <w:tcPr>
            <w:tcW w:w="5922" w:type="dxa"/>
            <w:tcBorders>
              <w:top w:val="single" w:sz="4" w:space="0" w:color="000000"/>
            </w:tcBorders>
            <w:tcMar>
              <w:top w:w="0" w:type="dxa"/>
              <w:left w:w="0" w:type="dxa"/>
              <w:bottom w:w="0" w:type="dxa"/>
              <w:right w:w="0" w:type="dxa"/>
            </w:tcMar>
          </w:tcPr>
          <w:p w14:paraId="3C9F0E9F" w14:textId="20D9E081" w:rsidR="00645972" w:rsidDel="003676E9" w:rsidRDefault="00D23E13">
            <w:pPr>
              <w:pStyle w:val="TableContents"/>
              <w:rPr>
                <w:del w:id="409" w:author="Boyko, James" w:date="2025-04-08T11:19:00Z" w16du:dateUtc="2025-04-08T15:19:00Z"/>
                <w:color w:val="000000"/>
                <w:sz w:val="20"/>
                <w:szCs w:val="20"/>
              </w:rPr>
            </w:pPr>
            <w:del w:id="410" w:author="Boyko, James" w:date="2025-04-08T11:19:00Z" w16du:dateUtc="2025-04-08T15:19:00Z">
              <w:r w:rsidDel="003676E9">
                <w:rPr>
                  <w:color w:val="000000"/>
                  <w:sz w:val="20"/>
                  <w:szCs w:val="20"/>
                </w:rPr>
                <w:delText>Character string. Path to the original image file.</w:delText>
              </w:r>
            </w:del>
          </w:p>
        </w:tc>
      </w:tr>
      <w:tr w:rsidR="00645972" w:rsidDel="003676E9" w14:paraId="2DDCFCE9" w14:textId="60A3AE25" w:rsidTr="009610A0">
        <w:trPr>
          <w:del w:id="411" w:author="Boyko, James" w:date="2025-04-08T11:19:00Z" w16du:dateUtc="2025-04-08T15:19:00Z"/>
        </w:trPr>
        <w:tc>
          <w:tcPr>
            <w:tcW w:w="2521" w:type="dxa"/>
            <w:vMerge/>
            <w:tcBorders>
              <w:top w:val="single" w:sz="4" w:space="0" w:color="000000"/>
              <w:bottom w:val="single" w:sz="4" w:space="0" w:color="000000"/>
            </w:tcBorders>
            <w:tcMar>
              <w:top w:w="0" w:type="dxa"/>
              <w:left w:w="0" w:type="dxa"/>
              <w:bottom w:w="0" w:type="dxa"/>
              <w:right w:w="0" w:type="dxa"/>
            </w:tcMar>
            <w:vAlign w:val="center"/>
          </w:tcPr>
          <w:p w14:paraId="5F8551D3" w14:textId="7ED04715" w:rsidR="006341E1" w:rsidDel="003676E9" w:rsidRDefault="006341E1" w:rsidP="009610A0">
            <w:pPr>
              <w:suppressAutoHyphens w:val="0"/>
              <w:jc w:val="center"/>
              <w:rPr>
                <w:del w:id="412" w:author="Boyko, James" w:date="2025-04-08T11:19:00Z" w16du:dateUtc="2025-04-08T15:19:00Z"/>
              </w:rPr>
            </w:pPr>
          </w:p>
        </w:tc>
        <w:tc>
          <w:tcPr>
            <w:tcW w:w="1529" w:type="dxa"/>
            <w:tcBorders>
              <w:bottom w:val="single" w:sz="4" w:space="0" w:color="000000"/>
            </w:tcBorders>
            <w:tcMar>
              <w:top w:w="0" w:type="dxa"/>
              <w:left w:w="0" w:type="dxa"/>
              <w:bottom w:w="0" w:type="dxa"/>
              <w:right w:w="0" w:type="dxa"/>
            </w:tcMar>
          </w:tcPr>
          <w:p w14:paraId="18A0FCB9" w14:textId="22028994" w:rsidR="00645972" w:rsidDel="003676E9" w:rsidRDefault="00D23E13">
            <w:pPr>
              <w:pStyle w:val="TableContents"/>
              <w:jc w:val="center"/>
              <w:rPr>
                <w:del w:id="413" w:author="Boyko, James" w:date="2025-04-08T11:19:00Z" w16du:dateUtc="2025-04-08T15:19:00Z"/>
                <w:rFonts w:ascii="Liberation Mono" w:hAnsi="Liberation Mono"/>
                <w:color w:val="000000"/>
                <w:sz w:val="16"/>
                <w:szCs w:val="16"/>
              </w:rPr>
            </w:pPr>
            <w:del w:id="414" w:author="Boyko, James" w:date="2025-04-08T11:19:00Z" w16du:dateUtc="2025-04-08T15:19:00Z">
              <w:r w:rsidDel="003676E9">
                <w:rPr>
                  <w:rFonts w:ascii="Liberation Mono" w:hAnsi="Liberation Mono"/>
                  <w:color w:val="000000"/>
                  <w:sz w:val="16"/>
                  <w:szCs w:val="16"/>
                </w:rPr>
                <w:delText xml:space="preserve"> json_path</w:delText>
              </w:r>
            </w:del>
          </w:p>
        </w:tc>
        <w:tc>
          <w:tcPr>
            <w:tcW w:w="5922" w:type="dxa"/>
            <w:tcBorders>
              <w:bottom w:val="single" w:sz="4" w:space="0" w:color="000000"/>
            </w:tcBorders>
            <w:tcMar>
              <w:top w:w="0" w:type="dxa"/>
              <w:left w:w="0" w:type="dxa"/>
              <w:bottom w:w="0" w:type="dxa"/>
              <w:right w:w="0" w:type="dxa"/>
            </w:tcMar>
          </w:tcPr>
          <w:p w14:paraId="730BFC5A" w14:textId="42E4DA9E" w:rsidR="00645972" w:rsidDel="003676E9" w:rsidRDefault="00D23E13">
            <w:pPr>
              <w:pStyle w:val="TableContents"/>
              <w:rPr>
                <w:del w:id="415" w:author="Boyko, James" w:date="2025-04-08T11:19:00Z" w16du:dateUtc="2025-04-08T15:19:00Z"/>
              </w:rPr>
            </w:pPr>
            <w:del w:id="416" w:author="Boyko, James" w:date="2025-04-08T11:19:00Z" w16du:dateUtc="2025-04-08T15:19:00Z">
              <w:r w:rsidDel="003676E9">
                <w:rPr>
                  <w:color w:val="000000"/>
                  <w:sz w:val="20"/>
                  <w:szCs w:val="20"/>
                </w:rPr>
                <w:delText xml:space="preserve">Character string. Path to the JSON file containing segmentation results. The JSON file is created by </w:delText>
              </w:r>
              <w:r w:rsidDel="003676E9">
                <w:rPr>
                  <w:rFonts w:ascii="Liberation Mono" w:hAnsi="Liberation Mono"/>
                  <w:color w:val="000000"/>
                  <w:sz w:val="16"/>
                  <w:szCs w:val="16"/>
                </w:rPr>
                <w:delText>grounded_segmentation_cli</w:delText>
              </w:r>
            </w:del>
          </w:p>
        </w:tc>
      </w:tr>
      <w:tr w:rsidR="004A1669" w:rsidDel="003676E9" w14:paraId="12A5404F" w14:textId="407C680A" w:rsidTr="009610A0">
        <w:trPr>
          <w:del w:id="417" w:author="Boyko, James" w:date="2025-04-08T11:19:00Z" w16du:dateUtc="2025-04-08T15:19:00Z"/>
        </w:trPr>
        <w:tc>
          <w:tcPr>
            <w:tcW w:w="2521" w:type="dxa"/>
            <w:vMerge w:val="restart"/>
            <w:tcBorders>
              <w:top w:val="single" w:sz="4" w:space="0" w:color="000000"/>
            </w:tcBorders>
            <w:tcMar>
              <w:top w:w="0" w:type="dxa"/>
              <w:left w:w="0" w:type="dxa"/>
              <w:bottom w:w="0" w:type="dxa"/>
              <w:right w:w="0" w:type="dxa"/>
            </w:tcMar>
            <w:vAlign w:val="center"/>
          </w:tcPr>
          <w:p w14:paraId="35A6FA7A" w14:textId="3AF0CEF3" w:rsidR="004A1669" w:rsidDel="003676E9" w:rsidRDefault="004A1669" w:rsidP="009610A0">
            <w:pPr>
              <w:suppressAutoHyphens w:val="0"/>
              <w:jc w:val="center"/>
              <w:rPr>
                <w:del w:id="418" w:author="Boyko, James" w:date="2025-04-08T11:19:00Z" w16du:dateUtc="2025-04-08T15:19:00Z"/>
              </w:rPr>
            </w:pPr>
            <w:del w:id="419" w:author="Boyko, James" w:date="2025-04-08T11:19:00Z" w16du:dateUtc="2025-04-08T15:19:00Z">
              <w:r w:rsidRPr="004A1669" w:rsidDel="003676E9">
                <w:rPr>
                  <w:rFonts w:ascii="Liberation Mono" w:hAnsi="Liberation Mono"/>
                  <w:color w:val="000000"/>
                  <w:sz w:val="16"/>
                  <w:szCs w:val="16"/>
                </w:rPr>
                <w:delText>export_transparent_png</w:delText>
              </w:r>
            </w:del>
          </w:p>
        </w:tc>
        <w:tc>
          <w:tcPr>
            <w:tcW w:w="1529" w:type="dxa"/>
            <w:tcBorders>
              <w:top w:val="single" w:sz="4" w:space="0" w:color="000000"/>
            </w:tcBorders>
            <w:tcMar>
              <w:top w:w="0" w:type="dxa"/>
              <w:left w:w="0" w:type="dxa"/>
              <w:bottom w:w="0" w:type="dxa"/>
              <w:right w:w="0" w:type="dxa"/>
            </w:tcMar>
          </w:tcPr>
          <w:p w14:paraId="61E3E22D" w14:textId="0EA9A8E5" w:rsidR="004A1669" w:rsidDel="003676E9" w:rsidRDefault="004A1669" w:rsidP="004A1669">
            <w:pPr>
              <w:pStyle w:val="TableContents"/>
              <w:jc w:val="center"/>
              <w:rPr>
                <w:del w:id="420" w:author="Boyko, James" w:date="2025-04-08T11:19:00Z" w16du:dateUtc="2025-04-08T15:19:00Z"/>
                <w:rFonts w:ascii="Liberation Mono" w:hAnsi="Liberation Mono"/>
                <w:color w:val="000000"/>
                <w:sz w:val="16"/>
                <w:szCs w:val="16"/>
              </w:rPr>
            </w:pPr>
            <w:del w:id="421" w:author="Boyko, James" w:date="2025-04-08T11:19:00Z" w16du:dateUtc="2025-04-08T15:19:00Z">
              <w:r w:rsidRPr="00E9728F" w:rsidDel="003676E9">
                <w:rPr>
                  <w:rFonts w:ascii="Liberation Mono" w:hAnsi="Liberation Mono"/>
                  <w:color w:val="000000"/>
                  <w:sz w:val="16"/>
                  <w:szCs w:val="16"/>
                </w:rPr>
                <w:delText>input</w:delText>
              </w:r>
            </w:del>
          </w:p>
        </w:tc>
        <w:tc>
          <w:tcPr>
            <w:tcW w:w="5922" w:type="dxa"/>
            <w:tcBorders>
              <w:top w:val="single" w:sz="4" w:space="0" w:color="000000"/>
            </w:tcBorders>
            <w:tcMar>
              <w:top w:w="0" w:type="dxa"/>
              <w:left w:w="0" w:type="dxa"/>
              <w:bottom w:w="0" w:type="dxa"/>
              <w:right w:w="0" w:type="dxa"/>
            </w:tcMar>
          </w:tcPr>
          <w:p w14:paraId="7E68B99A" w14:textId="117494C8" w:rsidR="004A1669" w:rsidDel="003676E9" w:rsidRDefault="000A04CE" w:rsidP="004A1669">
            <w:pPr>
              <w:pStyle w:val="TableContents"/>
              <w:rPr>
                <w:del w:id="422" w:author="Boyko, James" w:date="2025-04-08T11:19:00Z" w16du:dateUtc="2025-04-08T15:19:00Z"/>
                <w:color w:val="000000"/>
                <w:sz w:val="20"/>
                <w:szCs w:val="20"/>
              </w:rPr>
            </w:pPr>
            <w:del w:id="423" w:author="Boyko, James" w:date="2025-04-08T11:19:00Z" w16du:dateUtc="2025-04-08T15:19:00Z">
              <w:r w:rsidRPr="000A04CE" w:rsidDel="003676E9">
                <w:rPr>
                  <w:color w:val="000000"/>
                  <w:sz w:val="20"/>
                  <w:szCs w:val="20"/>
                </w:rPr>
                <w:delText>Either a seg_results list or image data (cimg object, array, or file path)</w:delText>
              </w:r>
            </w:del>
          </w:p>
        </w:tc>
      </w:tr>
      <w:tr w:rsidR="004A1669" w:rsidDel="003676E9" w14:paraId="67A77E8B" w14:textId="69C3C1DE" w:rsidTr="009610A0">
        <w:trPr>
          <w:del w:id="424"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0DCB2EBB" w14:textId="7FB027FD" w:rsidR="004A1669" w:rsidDel="003676E9" w:rsidRDefault="004A1669" w:rsidP="009610A0">
            <w:pPr>
              <w:suppressAutoHyphens w:val="0"/>
              <w:jc w:val="center"/>
              <w:rPr>
                <w:del w:id="425" w:author="Boyko, James" w:date="2025-04-08T11:19:00Z" w16du:dateUtc="2025-04-08T15:19:00Z"/>
              </w:rPr>
            </w:pPr>
          </w:p>
        </w:tc>
        <w:tc>
          <w:tcPr>
            <w:tcW w:w="1529" w:type="dxa"/>
            <w:tcMar>
              <w:top w:w="0" w:type="dxa"/>
              <w:left w:w="0" w:type="dxa"/>
              <w:bottom w:w="0" w:type="dxa"/>
              <w:right w:w="0" w:type="dxa"/>
            </w:tcMar>
          </w:tcPr>
          <w:p w14:paraId="46CC6658" w14:textId="700A2670" w:rsidR="004A1669" w:rsidDel="003676E9" w:rsidRDefault="004A1669" w:rsidP="004A1669">
            <w:pPr>
              <w:pStyle w:val="TableContents"/>
              <w:jc w:val="center"/>
              <w:rPr>
                <w:del w:id="426" w:author="Boyko, James" w:date="2025-04-08T11:19:00Z" w16du:dateUtc="2025-04-08T15:19:00Z"/>
                <w:rFonts w:ascii="Liberation Mono" w:hAnsi="Liberation Mono"/>
                <w:color w:val="000000"/>
                <w:sz w:val="16"/>
                <w:szCs w:val="16"/>
              </w:rPr>
            </w:pPr>
            <w:del w:id="427" w:author="Boyko, James" w:date="2025-04-08T11:19:00Z" w16du:dateUtc="2025-04-08T15:19:00Z">
              <w:r w:rsidRPr="00E9728F" w:rsidDel="003676E9">
                <w:rPr>
                  <w:rFonts w:ascii="Liberation Mono" w:hAnsi="Liberation Mono"/>
                  <w:color w:val="000000"/>
                  <w:sz w:val="16"/>
                  <w:szCs w:val="16"/>
                </w:rPr>
                <w:delText>masks</w:delText>
              </w:r>
            </w:del>
          </w:p>
        </w:tc>
        <w:tc>
          <w:tcPr>
            <w:tcW w:w="5922" w:type="dxa"/>
            <w:tcMar>
              <w:top w:w="0" w:type="dxa"/>
              <w:left w:w="0" w:type="dxa"/>
              <w:bottom w:w="0" w:type="dxa"/>
              <w:right w:w="0" w:type="dxa"/>
            </w:tcMar>
          </w:tcPr>
          <w:p w14:paraId="2A7F1077" w14:textId="034ADB17" w:rsidR="004A1669" w:rsidDel="003676E9" w:rsidRDefault="000A04CE" w:rsidP="004A1669">
            <w:pPr>
              <w:pStyle w:val="TableContents"/>
              <w:rPr>
                <w:del w:id="428" w:author="Boyko, James" w:date="2025-04-08T11:19:00Z" w16du:dateUtc="2025-04-08T15:19:00Z"/>
                <w:color w:val="000000"/>
                <w:sz w:val="20"/>
                <w:szCs w:val="20"/>
              </w:rPr>
            </w:pPr>
            <w:del w:id="429" w:author="Boyko, James" w:date="2025-04-08T11:19:00Z" w16du:dateUtc="2025-04-08T15:19:00Z">
              <w:r w:rsidRPr="000A04CE" w:rsidDel="003676E9">
                <w:rPr>
                  <w:color w:val="000000"/>
                  <w:sz w:val="20"/>
                  <w:szCs w:val="20"/>
                </w:rPr>
                <w:delText>Optional list of masks or single mask array (if not provided in seg_results)</w:delText>
              </w:r>
            </w:del>
          </w:p>
        </w:tc>
      </w:tr>
      <w:tr w:rsidR="004A1669" w:rsidDel="003676E9" w14:paraId="59CDCDAF" w14:textId="4C82A247" w:rsidTr="009610A0">
        <w:trPr>
          <w:del w:id="430"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5969BBE6" w14:textId="15F14A8E" w:rsidR="004A1669" w:rsidDel="003676E9" w:rsidRDefault="004A1669" w:rsidP="009610A0">
            <w:pPr>
              <w:suppressAutoHyphens w:val="0"/>
              <w:jc w:val="center"/>
              <w:rPr>
                <w:del w:id="431" w:author="Boyko, James" w:date="2025-04-08T11:19:00Z" w16du:dateUtc="2025-04-08T15:19:00Z"/>
              </w:rPr>
            </w:pPr>
          </w:p>
        </w:tc>
        <w:tc>
          <w:tcPr>
            <w:tcW w:w="1529" w:type="dxa"/>
            <w:tcMar>
              <w:top w:w="0" w:type="dxa"/>
              <w:left w:w="0" w:type="dxa"/>
              <w:bottom w:w="0" w:type="dxa"/>
              <w:right w:w="0" w:type="dxa"/>
            </w:tcMar>
          </w:tcPr>
          <w:p w14:paraId="485A55F9" w14:textId="15262757" w:rsidR="004A1669" w:rsidDel="003676E9" w:rsidRDefault="004A1669" w:rsidP="004A1669">
            <w:pPr>
              <w:pStyle w:val="TableContents"/>
              <w:jc w:val="center"/>
              <w:rPr>
                <w:del w:id="432" w:author="Boyko, James" w:date="2025-04-08T11:19:00Z" w16du:dateUtc="2025-04-08T15:19:00Z"/>
                <w:rFonts w:ascii="Liberation Mono" w:hAnsi="Liberation Mono"/>
                <w:color w:val="000000"/>
                <w:sz w:val="16"/>
                <w:szCs w:val="16"/>
              </w:rPr>
            </w:pPr>
            <w:del w:id="433" w:author="Boyko, James" w:date="2025-04-08T11:19:00Z" w16du:dateUtc="2025-04-08T15:19:00Z">
              <w:r w:rsidRPr="00E9728F" w:rsidDel="003676E9">
                <w:rPr>
                  <w:rFonts w:ascii="Liberation Mono" w:hAnsi="Liberation Mono"/>
                  <w:color w:val="000000"/>
                  <w:sz w:val="16"/>
                  <w:szCs w:val="16"/>
                </w:rPr>
                <w:delText>labels</w:delText>
              </w:r>
            </w:del>
          </w:p>
        </w:tc>
        <w:tc>
          <w:tcPr>
            <w:tcW w:w="5922" w:type="dxa"/>
            <w:tcMar>
              <w:top w:w="0" w:type="dxa"/>
              <w:left w:w="0" w:type="dxa"/>
              <w:bottom w:w="0" w:type="dxa"/>
              <w:right w:w="0" w:type="dxa"/>
            </w:tcMar>
          </w:tcPr>
          <w:p w14:paraId="4CA10F1E" w14:textId="2822722B" w:rsidR="004A1669" w:rsidDel="003676E9" w:rsidRDefault="000A04CE" w:rsidP="004A1669">
            <w:pPr>
              <w:pStyle w:val="TableContents"/>
              <w:rPr>
                <w:del w:id="434" w:author="Boyko, James" w:date="2025-04-08T11:19:00Z" w16du:dateUtc="2025-04-08T15:19:00Z"/>
                <w:color w:val="000000"/>
                <w:sz w:val="20"/>
                <w:szCs w:val="20"/>
              </w:rPr>
            </w:pPr>
            <w:del w:id="435" w:author="Boyko, James" w:date="2025-04-08T11:19:00Z" w16du:dateUtc="2025-04-08T15:19:00Z">
              <w:r w:rsidRPr="000A04CE" w:rsidDel="003676E9">
                <w:rPr>
                  <w:color w:val="000000"/>
                  <w:sz w:val="20"/>
                  <w:szCs w:val="20"/>
                </w:rPr>
                <w:delText>Optional vector of labels for each mask</w:delText>
              </w:r>
            </w:del>
          </w:p>
        </w:tc>
      </w:tr>
      <w:tr w:rsidR="004A1669" w:rsidDel="003676E9" w14:paraId="4364D03F" w14:textId="1194793B" w:rsidTr="009610A0">
        <w:trPr>
          <w:del w:id="436"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359EAEF0" w14:textId="4A9862A5" w:rsidR="004A1669" w:rsidDel="003676E9" w:rsidRDefault="004A1669" w:rsidP="009610A0">
            <w:pPr>
              <w:suppressAutoHyphens w:val="0"/>
              <w:jc w:val="center"/>
              <w:rPr>
                <w:del w:id="437" w:author="Boyko, James" w:date="2025-04-08T11:19:00Z" w16du:dateUtc="2025-04-08T15:19:00Z"/>
              </w:rPr>
            </w:pPr>
          </w:p>
        </w:tc>
        <w:tc>
          <w:tcPr>
            <w:tcW w:w="1529" w:type="dxa"/>
            <w:tcMar>
              <w:top w:w="0" w:type="dxa"/>
              <w:left w:w="0" w:type="dxa"/>
              <w:bottom w:w="0" w:type="dxa"/>
              <w:right w:w="0" w:type="dxa"/>
            </w:tcMar>
          </w:tcPr>
          <w:p w14:paraId="23A9EA55" w14:textId="3E70C2FF" w:rsidR="004A1669" w:rsidRPr="00E9728F" w:rsidDel="003676E9" w:rsidRDefault="004A1669" w:rsidP="004A1669">
            <w:pPr>
              <w:pStyle w:val="TableContents"/>
              <w:jc w:val="center"/>
              <w:rPr>
                <w:del w:id="438" w:author="Boyko, James" w:date="2025-04-08T11:19:00Z" w16du:dateUtc="2025-04-08T15:19:00Z"/>
                <w:rFonts w:ascii="Liberation Mono" w:hAnsi="Liberation Mono"/>
                <w:color w:val="000000"/>
                <w:sz w:val="16"/>
                <w:szCs w:val="16"/>
              </w:rPr>
            </w:pPr>
            <w:del w:id="439" w:author="Boyko, James" w:date="2025-04-08T11:19:00Z" w16du:dateUtc="2025-04-08T15:19:00Z">
              <w:r w:rsidRPr="00E9728F" w:rsidDel="003676E9">
                <w:rPr>
                  <w:rFonts w:ascii="Liberation Mono" w:hAnsi="Liberation Mono"/>
                  <w:color w:val="000000"/>
                  <w:sz w:val="16"/>
                  <w:szCs w:val="16"/>
                </w:rPr>
                <w:delText>scores</w:delText>
              </w:r>
            </w:del>
          </w:p>
        </w:tc>
        <w:tc>
          <w:tcPr>
            <w:tcW w:w="5922" w:type="dxa"/>
            <w:tcMar>
              <w:top w:w="0" w:type="dxa"/>
              <w:left w:w="0" w:type="dxa"/>
              <w:bottom w:w="0" w:type="dxa"/>
              <w:right w:w="0" w:type="dxa"/>
            </w:tcMar>
          </w:tcPr>
          <w:p w14:paraId="488F7ABF" w14:textId="1591B333" w:rsidR="004A1669" w:rsidDel="003676E9" w:rsidRDefault="000A04CE" w:rsidP="004A1669">
            <w:pPr>
              <w:pStyle w:val="TableContents"/>
              <w:rPr>
                <w:del w:id="440" w:author="Boyko, James" w:date="2025-04-08T11:19:00Z" w16du:dateUtc="2025-04-08T15:19:00Z"/>
                <w:color w:val="000000"/>
                <w:sz w:val="20"/>
                <w:szCs w:val="20"/>
              </w:rPr>
            </w:pPr>
            <w:del w:id="441" w:author="Boyko, James" w:date="2025-04-08T11:19:00Z" w16du:dateUtc="2025-04-08T15:19:00Z">
              <w:r w:rsidRPr="000A04CE" w:rsidDel="003676E9">
                <w:rPr>
                  <w:color w:val="000000"/>
                  <w:sz w:val="20"/>
                  <w:szCs w:val="20"/>
                </w:rPr>
                <w:delText>Optional vector of confidence scores</w:delText>
              </w:r>
            </w:del>
          </w:p>
        </w:tc>
      </w:tr>
      <w:tr w:rsidR="004A1669" w:rsidDel="003676E9" w14:paraId="63BAECC5" w14:textId="5E67B546" w:rsidTr="009610A0">
        <w:trPr>
          <w:del w:id="442"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0D95D915" w14:textId="07FB8DC6" w:rsidR="004A1669" w:rsidDel="003676E9" w:rsidRDefault="004A1669" w:rsidP="009610A0">
            <w:pPr>
              <w:suppressAutoHyphens w:val="0"/>
              <w:jc w:val="center"/>
              <w:rPr>
                <w:del w:id="443" w:author="Boyko, James" w:date="2025-04-08T11:19:00Z" w16du:dateUtc="2025-04-08T15:19:00Z"/>
              </w:rPr>
            </w:pPr>
          </w:p>
        </w:tc>
        <w:tc>
          <w:tcPr>
            <w:tcW w:w="1529" w:type="dxa"/>
            <w:tcMar>
              <w:top w:w="0" w:type="dxa"/>
              <w:left w:w="0" w:type="dxa"/>
              <w:bottom w:w="0" w:type="dxa"/>
              <w:right w:w="0" w:type="dxa"/>
            </w:tcMar>
          </w:tcPr>
          <w:p w14:paraId="48B5A616" w14:textId="74748596" w:rsidR="004A1669" w:rsidRPr="00E9728F" w:rsidDel="003676E9" w:rsidRDefault="004A1669" w:rsidP="004A1669">
            <w:pPr>
              <w:pStyle w:val="TableContents"/>
              <w:jc w:val="center"/>
              <w:rPr>
                <w:del w:id="444" w:author="Boyko, James" w:date="2025-04-08T11:19:00Z" w16du:dateUtc="2025-04-08T15:19:00Z"/>
                <w:rFonts w:ascii="Liberation Mono" w:hAnsi="Liberation Mono"/>
                <w:color w:val="000000"/>
                <w:sz w:val="16"/>
                <w:szCs w:val="16"/>
              </w:rPr>
            </w:pPr>
            <w:del w:id="445" w:author="Boyko, James" w:date="2025-04-08T11:19:00Z" w16du:dateUtc="2025-04-08T15:19:00Z">
              <w:r w:rsidRPr="00E9728F" w:rsidDel="003676E9">
                <w:rPr>
                  <w:rFonts w:ascii="Liberation Mono" w:hAnsi="Liberation Mono"/>
                  <w:color w:val="000000"/>
                  <w:sz w:val="16"/>
                  <w:szCs w:val="16"/>
                </w:rPr>
                <w:delText>output_path</w:delText>
              </w:r>
            </w:del>
          </w:p>
        </w:tc>
        <w:tc>
          <w:tcPr>
            <w:tcW w:w="5922" w:type="dxa"/>
            <w:tcMar>
              <w:top w:w="0" w:type="dxa"/>
              <w:left w:w="0" w:type="dxa"/>
              <w:bottom w:w="0" w:type="dxa"/>
              <w:right w:w="0" w:type="dxa"/>
            </w:tcMar>
          </w:tcPr>
          <w:p w14:paraId="7BB18151" w14:textId="68FA1E42" w:rsidR="004A1669" w:rsidDel="003676E9" w:rsidRDefault="000A04CE" w:rsidP="004A1669">
            <w:pPr>
              <w:pStyle w:val="TableContents"/>
              <w:rPr>
                <w:del w:id="446" w:author="Boyko, James" w:date="2025-04-08T11:19:00Z" w16du:dateUtc="2025-04-08T15:19:00Z"/>
                <w:color w:val="000000"/>
                <w:sz w:val="20"/>
                <w:szCs w:val="20"/>
              </w:rPr>
            </w:pPr>
            <w:del w:id="447" w:author="Boyko, James" w:date="2025-04-08T11:19:00Z" w16du:dateUtc="2025-04-08T15:19:00Z">
              <w:r w:rsidRPr="000A04CE" w:rsidDel="003676E9">
                <w:rPr>
                  <w:color w:val="000000"/>
                  <w:sz w:val="20"/>
                  <w:szCs w:val="20"/>
                </w:rPr>
                <w:delText>Character. Path where files should be saved.</w:delText>
              </w:r>
            </w:del>
          </w:p>
        </w:tc>
      </w:tr>
      <w:tr w:rsidR="004A1669" w:rsidDel="003676E9" w14:paraId="0CD9BE76" w14:textId="46C27FA2" w:rsidTr="009610A0">
        <w:trPr>
          <w:del w:id="448"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58863748" w14:textId="4BA21C77" w:rsidR="004A1669" w:rsidDel="003676E9" w:rsidRDefault="004A1669" w:rsidP="009610A0">
            <w:pPr>
              <w:suppressAutoHyphens w:val="0"/>
              <w:jc w:val="center"/>
              <w:rPr>
                <w:del w:id="449" w:author="Boyko, James" w:date="2025-04-08T11:19:00Z" w16du:dateUtc="2025-04-08T15:19:00Z"/>
              </w:rPr>
            </w:pPr>
          </w:p>
        </w:tc>
        <w:tc>
          <w:tcPr>
            <w:tcW w:w="1529" w:type="dxa"/>
            <w:tcMar>
              <w:top w:w="0" w:type="dxa"/>
              <w:left w:w="0" w:type="dxa"/>
              <w:bottom w:w="0" w:type="dxa"/>
              <w:right w:w="0" w:type="dxa"/>
            </w:tcMar>
          </w:tcPr>
          <w:p w14:paraId="3003B34D" w14:textId="77E6B5EC" w:rsidR="004A1669" w:rsidRPr="00E9728F" w:rsidDel="003676E9" w:rsidRDefault="004A1669" w:rsidP="004A1669">
            <w:pPr>
              <w:pStyle w:val="TableContents"/>
              <w:jc w:val="center"/>
              <w:rPr>
                <w:del w:id="450" w:author="Boyko, James" w:date="2025-04-08T11:19:00Z" w16du:dateUtc="2025-04-08T15:19:00Z"/>
                <w:rFonts w:ascii="Liberation Mono" w:hAnsi="Liberation Mono"/>
                <w:color w:val="000000"/>
                <w:sz w:val="16"/>
                <w:szCs w:val="16"/>
              </w:rPr>
            </w:pPr>
            <w:del w:id="451" w:author="Boyko, James" w:date="2025-04-08T11:19:00Z" w16du:dateUtc="2025-04-08T15:19:00Z">
              <w:r w:rsidRPr="00E9728F" w:rsidDel="003676E9">
                <w:rPr>
                  <w:rFonts w:ascii="Liberation Mono" w:hAnsi="Liberation Mono"/>
                  <w:color w:val="000000"/>
                  <w:sz w:val="16"/>
                  <w:szCs w:val="16"/>
                </w:rPr>
                <w:delText>score_threshold</w:delText>
              </w:r>
            </w:del>
          </w:p>
        </w:tc>
        <w:tc>
          <w:tcPr>
            <w:tcW w:w="5922" w:type="dxa"/>
            <w:tcMar>
              <w:top w:w="0" w:type="dxa"/>
              <w:left w:w="0" w:type="dxa"/>
              <w:bottom w:w="0" w:type="dxa"/>
              <w:right w:w="0" w:type="dxa"/>
            </w:tcMar>
          </w:tcPr>
          <w:p w14:paraId="19026B44" w14:textId="4683BBA5" w:rsidR="004A1669" w:rsidDel="003676E9" w:rsidRDefault="000A04CE" w:rsidP="004A1669">
            <w:pPr>
              <w:pStyle w:val="TableContents"/>
              <w:rPr>
                <w:del w:id="452" w:author="Boyko, James" w:date="2025-04-08T11:19:00Z" w16du:dateUtc="2025-04-08T15:19:00Z"/>
                <w:color w:val="000000"/>
                <w:sz w:val="20"/>
                <w:szCs w:val="20"/>
              </w:rPr>
            </w:pPr>
            <w:del w:id="453" w:author="Boyko, James" w:date="2025-04-08T11:19:00Z" w16du:dateUtc="2025-04-08T15:19:00Z">
              <w:r w:rsidRPr="000A04CE" w:rsidDel="003676E9">
                <w:rPr>
                  <w:color w:val="000000"/>
                  <w:sz w:val="20"/>
                  <w:szCs w:val="20"/>
                </w:rPr>
                <w:delText>Numeric. Threshold for including results (0-1)</w:delText>
              </w:r>
            </w:del>
          </w:p>
        </w:tc>
      </w:tr>
      <w:tr w:rsidR="004A1669" w:rsidDel="003676E9" w14:paraId="66CF2901" w14:textId="3F94C74A" w:rsidTr="009610A0">
        <w:trPr>
          <w:del w:id="454"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186C7588" w14:textId="2EA749C3" w:rsidR="004A1669" w:rsidDel="003676E9" w:rsidRDefault="004A1669" w:rsidP="009610A0">
            <w:pPr>
              <w:suppressAutoHyphens w:val="0"/>
              <w:jc w:val="center"/>
              <w:rPr>
                <w:del w:id="455" w:author="Boyko, James" w:date="2025-04-08T11:19:00Z" w16du:dateUtc="2025-04-08T15:19:00Z"/>
              </w:rPr>
            </w:pPr>
          </w:p>
        </w:tc>
        <w:tc>
          <w:tcPr>
            <w:tcW w:w="1529" w:type="dxa"/>
            <w:tcMar>
              <w:top w:w="0" w:type="dxa"/>
              <w:left w:w="0" w:type="dxa"/>
              <w:bottom w:w="0" w:type="dxa"/>
              <w:right w:w="0" w:type="dxa"/>
            </w:tcMar>
          </w:tcPr>
          <w:p w14:paraId="13E5B2E2" w14:textId="4E78E0FD" w:rsidR="004A1669" w:rsidRPr="00E9728F" w:rsidDel="003676E9" w:rsidRDefault="004A1669" w:rsidP="004A1669">
            <w:pPr>
              <w:pStyle w:val="TableContents"/>
              <w:jc w:val="center"/>
              <w:rPr>
                <w:del w:id="456" w:author="Boyko, James" w:date="2025-04-08T11:19:00Z" w16du:dateUtc="2025-04-08T15:19:00Z"/>
                <w:rFonts w:ascii="Liberation Mono" w:hAnsi="Liberation Mono"/>
                <w:color w:val="000000"/>
                <w:sz w:val="16"/>
                <w:szCs w:val="16"/>
              </w:rPr>
            </w:pPr>
            <w:del w:id="457" w:author="Boyko, James" w:date="2025-04-08T11:19:00Z" w16du:dateUtc="2025-04-08T15:19:00Z">
              <w:r w:rsidRPr="00E9728F" w:rsidDel="003676E9">
                <w:rPr>
                  <w:rFonts w:ascii="Liberation Mono" w:hAnsi="Liberation Mono"/>
                  <w:color w:val="000000"/>
                  <w:sz w:val="16"/>
                  <w:szCs w:val="16"/>
                </w:rPr>
                <w:delText>remove_overlap</w:delText>
              </w:r>
            </w:del>
          </w:p>
        </w:tc>
        <w:tc>
          <w:tcPr>
            <w:tcW w:w="5922" w:type="dxa"/>
            <w:tcMar>
              <w:top w:w="0" w:type="dxa"/>
              <w:left w:w="0" w:type="dxa"/>
              <w:bottom w:w="0" w:type="dxa"/>
              <w:right w:w="0" w:type="dxa"/>
            </w:tcMar>
          </w:tcPr>
          <w:p w14:paraId="6E0C3EB9" w14:textId="02A2EE18" w:rsidR="004A1669" w:rsidDel="003676E9" w:rsidRDefault="000A04CE" w:rsidP="004A1669">
            <w:pPr>
              <w:pStyle w:val="TableContents"/>
              <w:rPr>
                <w:del w:id="458" w:author="Boyko, James" w:date="2025-04-08T11:19:00Z" w16du:dateUtc="2025-04-08T15:19:00Z"/>
                <w:color w:val="000000"/>
                <w:sz w:val="20"/>
                <w:szCs w:val="20"/>
              </w:rPr>
            </w:pPr>
            <w:del w:id="459" w:author="Boyko, James" w:date="2025-04-08T11:19:00Z" w16du:dateUtc="2025-04-08T15:19:00Z">
              <w:r w:rsidRPr="000A04CE" w:rsidDel="003676E9">
                <w:rPr>
                  <w:color w:val="000000"/>
                  <w:sz w:val="20"/>
                  <w:szCs w:val="20"/>
                </w:rPr>
                <w:delText>Boolean. Whether to remove any overlapping regions from masks with different labels.</w:delText>
              </w:r>
            </w:del>
          </w:p>
        </w:tc>
      </w:tr>
      <w:tr w:rsidR="004A1669" w:rsidDel="003676E9" w14:paraId="2DCEC718" w14:textId="1F81EFFE" w:rsidTr="009610A0">
        <w:trPr>
          <w:del w:id="460"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3464F77C" w14:textId="49AE410B" w:rsidR="004A1669" w:rsidDel="003676E9" w:rsidRDefault="004A1669" w:rsidP="009610A0">
            <w:pPr>
              <w:suppressAutoHyphens w:val="0"/>
              <w:jc w:val="center"/>
              <w:rPr>
                <w:del w:id="461" w:author="Boyko, James" w:date="2025-04-08T11:19:00Z" w16du:dateUtc="2025-04-08T15:19:00Z"/>
              </w:rPr>
            </w:pPr>
          </w:p>
        </w:tc>
        <w:tc>
          <w:tcPr>
            <w:tcW w:w="1529" w:type="dxa"/>
            <w:tcMar>
              <w:top w:w="0" w:type="dxa"/>
              <w:left w:w="0" w:type="dxa"/>
              <w:bottom w:w="0" w:type="dxa"/>
              <w:right w:w="0" w:type="dxa"/>
            </w:tcMar>
          </w:tcPr>
          <w:p w14:paraId="20772E02" w14:textId="16B9DCAA" w:rsidR="004A1669" w:rsidRPr="00E9728F" w:rsidDel="003676E9" w:rsidRDefault="004A1669" w:rsidP="004A1669">
            <w:pPr>
              <w:pStyle w:val="TableContents"/>
              <w:jc w:val="center"/>
              <w:rPr>
                <w:del w:id="462" w:author="Boyko, James" w:date="2025-04-08T11:19:00Z" w16du:dateUtc="2025-04-08T15:19:00Z"/>
                <w:rFonts w:ascii="Liberation Mono" w:hAnsi="Liberation Mono"/>
                <w:color w:val="000000"/>
                <w:sz w:val="16"/>
                <w:szCs w:val="16"/>
              </w:rPr>
            </w:pPr>
            <w:del w:id="463" w:author="Boyko, James" w:date="2025-04-08T11:19:00Z" w16du:dateUtc="2025-04-08T15:19:00Z">
              <w:r w:rsidRPr="00E9728F" w:rsidDel="003676E9">
                <w:rPr>
                  <w:rFonts w:ascii="Liberation Mono" w:hAnsi="Liberation Mono"/>
                  <w:color w:val="000000"/>
                  <w:sz w:val="16"/>
                  <w:szCs w:val="16"/>
                </w:rPr>
                <w:delText>return_binary</w:delText>
              </w:r>
            </w:del>
          </w:p>
        </w:tc>
        <w:tc>
          <w:tcPr>
            <w:tcW w:w="5922" w:type="dxa"/>
            <w:tcMar>
              <w:top w:w="0" w:type="dxa"/>
              <w:left w:w="0" w:type="dxa"/>
              <w:bottom w:w="0" w:type="dxa"/>
              <w:right w:w="0" w:type="dxa"/>
            </w:tcMar>
          </w:tcPr>
          <w:p w14:paraId="172CD407" w14:textId="585A692E" w:rsidR="004A1669" w:rsidDel="003676E9" w:rsidRDefault="000A04CE" w:rsidP="004A1669">
            <w:pPr>
              <w:pStyle w:val="TableContents"/>
              <w:rPr>
                <w:del w:id="464" w:author="Boyko, James" w:date="2025-04-08T11:19:00Z" w16du:dateUtc="2025-04-08T15:19:00Z"/>
                <w:color w:val="000000"/>
                <w:sz w:val="20"/>
                <w:szCs w:val="20"/>
              </w:rPr>
            </w:pPr>
            <w:del w:id="465" w:author="Boyko, James" w:date="2025-04-08T11:19:00Z" w16du:dateUtc="2025-04-08T15:19:00Z">
              <w:r w:rsidRPr="000A04CE" w:rsidDel="003676E9">
                <w:rPr>
                  <w:color w:val="000000"/>
                  <w:sz w:val="20"/>
                  <w:szCs w:val="20"/>
                </w:rPr>
                <w:delText>Boolean. Whether only a binary mask should be returned.</w:delText>
              </w:r>
            </w:del>
          </w:p>
        </w:tc>
      </w:tr>
      <w:tr w:rsidR="004A1669" w:rsidDel="003676E9" w14:paraId="41E2D7FC" w14:textId="748FC57A" w:rsidTr="009610A0">
        <w:trPr>
          <w:del w:id="466"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70B8A02F" w14:textId="56E0946D" w:rsidR="004A1669" w:rsidDel="003676E9" w:rsidRDefault="004A1669" w:rsidP="009610A0">
            <w:pPr>
              <w:suppressAutoHyphens w:val="0"/>
              <w:jc w:val="center"/>
              <w:rPr>
                <w:del w:id="467" w:author="Boyko, James" w:date="2025-04-08T11:19:00Z" w16du:dateUtc="2025-04-08T15:19:00Z"/>
              </w:rPr>
            </w:pPr>
          </w:p>
        </w:tc>
        <w:tc>
          <w:tcPr>
            <w:tcW w:w="1529" w:type="dxa"/>
            <w:tcMar>
              <w:top w:w="0" w:type="dxa"/>
              <w:left w:w="0" w:type="dxa"/>
              <w:bottom w:w="0" w:type="dxa"/>
              <w:right w:w="0" w:type="dxa"/>
            </w:tcMar>
          </w:tcPr>
          <w:p w14:paraId="75E61B50" w14:textId="3A2FD704" w:rsidR="004A1669" w:rsidRPr="00E9728F" w:rsidDel="003676E9" w:rsidRDefault="004A1669" w:rsidP="004A1669">
            <w:pPr>
              <w:pStyle w:val="TableContents"/>
              <w:jc w:val="center"/>
              <w:rPr>
                <w:del w:id="468" w:author="Boyko, James" w:date="2025-04-08T11:19:00Z" w16du:dateUtc="2025-04-08T15:19:00Z"/>
                <w:rFonts w:ascii="Liberation Mono" w:hAnsi="Liberation Mono"/>
                <w:color w:val="000000"/>
                <w:sz w:val="16"/>
                <w:szCs w:val="16"/>
              </w:rPr>
            </w:pPr>
            <w:del w:id="469" w:author="Boyko, James" w:date="2025-04-08T11:19:00Z" w16du:dateUtc="2025-04-08T15:19:00Z">
              <w:r w:rsidRPr="00E9728F" w:rsidDel="003676E9">
                <w:rPr>
                  <w:rFonts w:ascii="Liberation Mono" w:hAnsi="Liberation Mono"/>
                  <w:color w:val="000000"/>
                  <w:sz w:val="16"/>
                  <w:szCs w:val="16"/>
                </w:rPr>
                <w:delText>crop</w:delText>
              </w:r>
            </w:del>
          </w:p>
        </w:tc>
        <w:tc>
          <w:tcPr>
            <w:tcW w:w="5922" w:type="dxa"/>
            <w:tcMar>
              <w:top w:w="0" w:type="dxa"/>
              <w:left w:w="0" w:type="dxa"/>
              <w:bottom w:w="0" w:type="dxa"/>
              <w:right w:w="0" w:type="dxa"/>
            </w:tcMar>
          </w:tcPr>
          <w:p w14:paraId="17B2D004" w14:textId="2DD236DF" w:rsidR="004A1669" w:rsidDel="003676E9" w:rsidRDefault="000A04CE" w:rsidP="004A1669">
            <w:pPr>
              <w:pStyle w:val="TableContents"/>
              <w:rPr>
                <w:del w:id="470" w:author="Boyko, James" w:date="2025-04-08T11:19:00Z" w16du:dateUtc="2025-04-08T15:19:00Z"/>
                <w:color w:val="000000"/>
                <w:sz w:val="20"/>
                <w:szCs w:val="20"/>
              </w:rPr>
            </w:pPr>
            <w:del w:id="471" w:author="Boyko, James" w:date="2025-04-08T11:19:00Z" w16du:dateUtc="2025-04-08T15:19:00Z">
              <w:r w:rsidRPr="000A04CE" w:rsidDel="003676E9">
                <w:rPr>
                  <w:color w:val="000000"/>
                  <w:sz w:val="20"/>
                  <w:szCs w:val="20"/>
                </w:rPr>
                <w:delText>Boolean. Whether to crop the image to the edges of the segment.</w:delText>
              </w:r>
            </w:del>
          </w:p>
        </w:tc>
      </w:tr>
      <w:tr w:rsidR="004A1669" w:rsidDel="003676E9" w14:paraId="2824825B" w14:textId="11AD12FE" w:rsidTr="009610A0">
        <w:trPr>
          <w:del w:id="472"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51E1B5CA" w14:textId="4A97C990" w:rsidR="004A1669" w:rsidDel="003676E9" w:rsidRDefault="004A1669" w:rsidP="009610A0">
            <w:pPr>
              <w:suppressAutoHyphens w:val="0"/>
              <w:jc w:val="center"/>
              <w:rPr>
                <w:del w:id="473" w:author="Boyko, James" w:date="2025-04-08T11:19:00Z" w16du:dateUtc="2025-04-08T15:19:00Z"/>
              </w:rPr>
            </w:pPr>
          </w:p>
        </w:tc>
        <w:tc>
          <w:tcPr>
            <w:tcW w:w="1529" w:type="dxa"/>
            <w:tcMar>
              <w:top w:w="0" w:type="dxa"/>
              <w:left w:w="0" w:type="dxa"/>
              <w:bottom w:w="0" w:type="dxa"/>
              <w:right w:w="0" w:type="dxa"/>
            </w:tcMar>
          </w:tcPr>
          <w:p w14:paraId="5B07F0DB" w14:textId="2B0A2A60" w:rsidR="004A1669" w:rsidRPr="00E9728F" w:rsidDel="003676E9" w:rsidRDefault="004A1669" w:rsidP="004A1669">
            <w:pPr>
              <w:pStyle w:val="TableContents"/>
              <w:jc w:val="center"/>
              <w:rPr>
                <w:del w:id="474" w:author="Boyko, James" w:date="2025-04-08T11:19:00Z" w16du:dateUtc="2025-04-08T15:19:00Z"/>
                <w:rFonts w:ascii="Liberation Mono" w:hAnsi="Liberation Mono"/>
                <w:color w:val="000000"/>
                <w:sz w:val="16"/>
                <w:szCs w:val="16"/>
              </w:rPr>
            </w:pPr>
            <w:del w:id="475" w:author="Boyko, James" w:date="2025-04-08T11:19:00Z" w16du:dateUtc="2025-04-08T15:19:00Z">
              <w:r w:rsidRPr="004A1669" w:rsidDel="003676E9">
                <w:rPr>
                  <w:rFonts w:ascii="Liberation Mono" w:hAnsi="Liberation Mono"/>
                  <w:color w:val="000000"/>
                  <w:sz w:val="16"/>
                  <w:szCs w:val="16"/>
                </w:rPr>
                <w:delText>prefix</w:delText>
              </w:r>
            </w:del>
          </w:p>
        </w:tc>
        <w:tc>
          <w:tcPr>
            <w:tcW w:w="5922" w:type="dxa"/>
            <w:tcMar>
              <w:top w:w="0" w:type="dxa"/>
              <w:left w:w="0" w:type="dxa"/>
              <w:bottom w:w="0" w:type="dxa"/>
              <w:right w:w="0" w:type="dxa"/>
            </w:tcMar>
          </w:tcPr>
          <w:p w14:paraId="5AAFDFAB" w14:textId="1EBE9D81" w:rsidR="004A1669" w:rsidDel="003676E9" w:rsidRDefault="000A04CE" w:rsidP="004A1669">
            <w:pPr>
              <w:pStyle w:val="TableContents"/>
              <w:rPr>
                <w:del w:id="476" w:author="Boyko, James" w:date="2025-04-08T11:19:00Z" w16du:dateUtc="2025-04-08T15:19:00Z"/>
                <w:color w:val="000000"/>
                <w:sz w:val="20"/>
                <w:szCs w:val="20"/>
              </w:rPr>
            </w:pPr>
            <w:del w:id="477" w:author="Boyko, James" w:date="2025-04-08T11:19:00Z" w16du:dateUtc="2025-04-08T15:19:00Z">
              <w:r w:rsidRPr="000A04CE" w:rsidDel="003676E9">
                <w:rPr>
                  <w:color w:val="000000"/>
                  <w:sz w:val="20"/>
                  <w:szCs w:val="20"/>
                </w:rPr>
                <w:delText>Character. Prefix for output filenames (default: NULL uses "segment")</w:delText>
              </w:r>
            </w:del>
          </w:p>
        </w:tc>
      </w:tr>
      <w:tr w:rsidR="004A1669" w:rsidDel="003676E9" w14:paraId="1B61E01B" w14:textId="6DCBED23" w:rsidTr="009610A0">
        <w:trPr>
          <w:del w:id="478" w:author="Boyko, James" w:date="2025-04-08T11:19:00Z" w16du:dateUtc="2025-04-08T15:19:00Z"/>
        </w:trPr>
        <w:tc>
          <w:tcPr>
            <w:tcW w:w="2521" w:type="dxa"/>
            <w:vMerge/>
            <w:tcBorders>
              <w:top w:val="single" w:sz="4" w:space="0" w:color="000000"/>
            </w:tcBorders>
            <w:tcMar>
              <w:top w:w="0" w:type="dxa"/>
              <w:left w:w="0" w:type="dxa"/>
              <w:bottom w:w="0" w:type="dxa"/>
              <w:right w:w="0" w:type="dxa"/>
            </w:tcMar>
            <w:vAlign w:val="center"/>
          </w:tcPr>
          <w:p w14:paraId="1BA9B1BB" w14:textId="37BE456F" w:rsidR="004A1669" w:rsidDel="003676E9" w:rsidRDefault="004A1669" w:rsidP="009610A0">
            <w:pPr>
              <w:suppressAutoHyphens w:val="0"/>
              <w:jc w:val="center"/>
              <w:rPr>
                <w:del w:id="479" w:author="Boyko, James" w:date="2025-04-08T11:19:00Z" w16du:dateUtc="2025-04-08T15:19:00Z"/>
              </w:rPr>
            </w:pPr>
          </w:p>
        </w:tc>
        <w:tc>
          <w:tcPr>
            <w:tcW w:w="1529" w:type="dxa"/>
            <w:tcMar>
              <w:top w:w="0" w:type="dxa"/>
              <w:left w:w="0" w:type="dxa"/>
              <w:bottom w:w="0" w:type="dxa"/>
              <w:right w:w="0" w:type="dxa"/>
            </w:tcMar>
          </w:tcPr>
          <w:p w14:paraId="58141026" w14:textId="0B5E6EC4" w:rsidR="004A1669" w:rsidRPr="00E9728F" w:rsidDel="003676E9" w:rsidRDefault="004A1669" w:rsidP="004A1669">
            <w:pPr>
              <w:pStyle w:val="TableContents"/>
              <w:jc w:val="center"/>
              <w:rPr>
                <w:del w:id="480" w:author="Boyko, James" w:date="2025-04-08T11:19:00Z" w16du:dateUtc="2025-04-08T15:19:00Z"/>
                <w:rFonts w:ascii="Liberation Mono" w:hAnsi="Liberation Mono"/>
                <w:color w:val="000000"/>
                <w:sz w:val="16"/>
                <w:szCs w:val="16"/>
              </w:rPr>
            </w:pPr>
            <w:del w:id="481" w:author="Boyko, James" w:date="2025-04-08T11:19:00Z" w16du:dateUtc="2025-04-08T15:19:00Z">
              <w:r w:rsidRPr="004A1669" w:rsidDel="003676E9">
                <w:rPr>
                  <w:rFonts w:ascii="Liberation Mono" w:hAnsi="Liberation Mono"/>
                  <w:color w:val="000000"/>
                  <w:sz w:val="16"/>
                  <w:szCs w:val="16"/>
                </w:rPr>
                <w:delText>include_score</w:delText>
              </w:r>
            </w:del>
          </w:p>
        </w:tc>
        <w:tc>
          <w:tcPr>
            <w:tcW w:w="5922" w:type="dxa"/>
            <w:tcMar>
              <w:top w:w="0" w:type="dxa"/>
              <w:left w:w="0" w:type="dxa"/>
              <w:bottom w:w="0" w:type="dxa"/>
              <w:right w:w="0" w:type="dxa"/>
            </w:tcMar>
          </w:tcPr>
          <w:p w14:paraId="14BC6B02" w14:textId="6C3CA67D" w:rsidR="004A1669" w:rsidDel="003676E9" w:rsidRDefault="000A04CE" w:rsidP="004A1669">
            <w:pPr>
              <w:pStyle w:val="TableContents"/>
              <w:rPr>
                <w:del w:id="482" w:author="Boyko, James" w:date="2025-04-08T11:19:00Z" w16du:dateUtc="2025-04-08T15:19:00Z"/>
                <w:color w:val="000000"/>
                <w:sz w:val="20"/>
                <w:szCs w:val="20"/>
              </w:rPr>
            </w:pPr>
            <w:del w:id="483" w:author="Boyko, James" w:date="2025-04-08T11:19:00Z" w16du:dateUtc="2025-04-08T15:19:00Z">
              <w:r w:rsidRPr="000A04CE" w:rsidDel="003676E9">
                <w:rPr>
                  <w:color w:val="000000"/>
                  <w:sz w:val="20"/>
                  <w:szCs w:val="20"/>
                </w:rPr>
                <w:delText>Logical. Whether to include confidence score in filename (default: TRUE)</w:delText>
              </w:r>
            </w:del>
          </w:p>
        </w:tc>
      </w:tr>
      <w:tr w:rsidR="004A1669" w:rsidDel="003676E9" w14:paraId="169C5B76" w14:textId="1E5ABE92" w:rsidTr="009610A0">
        <w:trPr>
          <w:del w:id="484" w:author="Boyko, James" w:date="2025-04-08T11:19:00Z" w16du:dateUtc="2025-04-08T15:19:00Z"/>
        </w:trPr>
        <w:tc>
          <w:tcPr>
            <w:tcW w:w="2521" w:type="dxa"/>
            <w:vMerge/>
            <w:tcBorders>
              <w:bottom w:val="single" w:sz="4" w:space="0" w:color="000000"/>
            </w:tcBorders>
            <w:tcMar>
              <w:top w:w="0" w:type="dxa"/>
              <w:left w:w="0" w:type="dxa"/>
              <w:bottom w:w="0" w:type="dxa"/>
              <w:right w:w="0" w:type="dxa"/>
            </w:tcMar>
            <w:vAlign w:val="center"/>
          </w:tcPr>
          <w:p w14:paraId="68A0D7CF" w14:textId="43554EED" w:rsidR="004A1669" w:rsidDel="003676E9" w:rsidRDefault="004A1669" w:rsidP="009610A0">
            <w:pPr>
              <w:suppressAutoHyphens w:val="0"/>
              <w:jc w:val="center"/>
              <w:rPr>
                <w:del w:id="485" w:author="Boyko, James" w:date="2025-04-08T11:19:00Z" w16du:dateUtc="2025-04-08T15:19:00Z"/>
              </w:rPr>
            </w:pPr>
          </w:p>
        </w:tc>
        <w:tc>
          <w:tcPr>
            <w:tcW w:w="1529" w:type="dxa"/>
            <w:tcBorders>
              <w:bottom w:val="single" w:sz="4" w:space="0" w:color="auto"/>
            </w:tcBorders>
            <w:tcMar>
              <w:top w:w="0" w:type="dxa"/>
              <w:left w:w="0" w:type="dxa"/>
              <w:bottom w:w="0" w:type="dxa"/>
              <w:right w:w="0" w:type="dxa"/>
            </w:tcMar>
          </w:tcPr>
          <w:p w14:paraId="7D841A7B" w14:textId="34155061" w:rsidR="004A1669" w:rsidDel="003676E9" w:rsidRDefault="004A1669" w:rsidP="004A1669">
            <w:pPr>
              <w:pStyle w:val="TableContents"/>
              <w:jc w:val="center"/>
              <w:rPr>
                <w:del w:id="486" w:author="Boyko, James" w:date="2025-04-08T11:19:00Z" w16du:dateUtc="2025-04-08T15:19:00Z"/>
                <w:rFonts w:ascii="Liberation Mono" w:hAnsi="Liberation Mono"/>
                <w:color w:val="000000"/>
                <w:sz w:val="16"/>
                <w:szCs w:val="16"/>
              </w:rPr>
            </w:pPr>
            <w:del w:id="487" w:author="Boyko, James" w:date="2025-04-08T11:19:00Z" w16du:dateUtc="2025-04-08T15:19:00Z">
              <w:r w:rsidRPr="004A1669" w:rsidDel="003676E9">
                <w:rPr>
                  <w:rFonts w:ascii="Liberation Mono" w:hAnsi="Liberation Mono"/>
                  <w:color w:val="000000"/>
                  <w:sz w:val="16"/>
                  <w:szCs w:val="16"/>
                </w:rPr>
                <w:delText>id_padding</w:delText>
              </w:r>
            </w:del>
          </w:p>
        </w:tc>
        <w:tc>
          <w:tcPr>
            <w:tcW w:w="5922" w:type="dxa"/>
            <w:tcBorders>
              <w:bottom w:val="single" w:sz="4" w:space="0" w:color="000000"/>
            </w:tcBorders>
            <w:tcMar>
              <w:top w:w="0" w:type="dxa"/>
              <w:left w:w="0" w:type="dxa"/>
              <w:bottom w:w="0" w:type="dxa"/>
              <w:right w:w="0" w:type="dxa"/>
            </w:tcMar>
          </w:tcPr>
          <w:p w14:paraId="4FF8CB4E" w14:textId="635A6828" w:rsidR="004A1669" w:rsidDel="003676E9" w:rsidRDefault="000A04CE" w:rsidP="004A1669">
            <w:pPr>
              <w:pStyle w:val="TableContents"/>
              <w:rPr>
                <w:del w:id="488" w:author="Boyko, James" w:date="2025-04-08T11:19:00Z" w16du:dateUtc="2025-04-08T15:19:00Z"/>
                <w:color w:val="000000"/>
                <w:sz w:val="20"/>
                <w:szCs w:val="20"/>
              </w:rPr>
            </w:pPr>
            <w:del w:id="489" w:author="Boyko, James" w:date="2025-04-08T11:19:00Z" w16du:dateUtc="2025-04-08T15:19:00Z">
              <w:r w:rsidRPr="000A04CE" w:rsidDel="003676E9">
                <w:rPr>
                  <w:color w:val="000000"/>
                  <w:sz w:val="20"/>
                  <w:szCs w:val="20"/>
                </w:rPr>
                <w:delText>Integer. Number of digits to pad mask IDs with (default: 3)</w:delText>
              </w:r>
            </w:del>
          </w:p>
        </w:tc>
      </w:tr>
      <w:tr w:rsidR="004A1669" w:rsidDel="003676E9" w14:paraId="7EE2D1A2" w14:textId="5F0CBE14" w:rsidTr="009610A0">
        <w:trPr>
          <w:del w:id="490" w:author="Boyko, James" w:date="2025-04-08T11:19:00Z" w16du:dateUtc="2025-04-08T15:19:00Z"/>
        </w:trPr>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1DF45FF" w14:textId="2E1C4C67" w:rsidR="004A1669" w:rsidDel="003676E9" w:rsidRDefault="004A1669" w:rsidP="004A1669">
            <w:pPr>
              <w:pStyle w:val="TableContents"/>
              <w:jc w:val="center"/>
              <w:rPr>
                <w:del w:id="491" w:author="Boyko, James" w:date="2025-04-08T11:19:00Z" w16du:dateUtc="2025-04-08T15:19:00Z"/>
                <w:rFonts w:ascii="Liberation Mono" w:hAnsi="Liberation Mono"/>
                <w:color w:val="000000"/>
                <w:sz w:val="16"/>
                <w:szCs w:val="16"/>
              </w:rPr>
            </w:pPr>
            <w:del w:id="492" w:author="Boyko, James" w:date="2025-04-08T11:19:00Z" w16du:dateUtc="2025-04-08T15:19:00Z">
              <w:r w:rsidRPr="00D7129C" w:rsidDel="003676E9">
                <w:rPr>
                  <w:rFonts w:ascii="Liberation Mono" w:hAnsi="Liberation Mono"/>
                  <w:color w:val="000000"/>
                  <w:sz w:val="16"/>
                  <w:szCs w:val="16"/>
                </w:rPr>
                <w:delText>plot_seg_results</w:delText>
              </w:r>
            </w:del>
          </w:p>
        </w:tc>
        <w:tc>
          <w:tcPr>
            <w:tcW w:w="1529" w:type="dxa"/>
            <w:tcBorders>
              <w:top w:val="single" w:sz="4" w:space="0" w:color="auto"/>
            </w:tcBorders>
            <w:tcMar>
              <w:top w:w="0" w:type="dxa"/>
              <w:left w:w="0" w:type="dxa"/>
              <w:bottom w:w="0" w:type="dxa"/>
              <w:right w:w="0" w:type="dxa"/>
            </w:tcMar>
          </w:tcPr>
          <w:p w14:paraId="3D8D08D3" w14:textId="716A7EF5" w:rsidR="004A1669" w:rsidDel="003676E9" w:rsidRDefault="004A1669" w:rsidP="004A1669">
            <w:pPr>
              <w:pStyle w:val="TableContents"/>
              <w:jc w:val="center"/>
              <w:rPr>
                <w:del w:id="493" w:author="Boyko, James" w:date="2025-04-08T11:19:00Z" w16du:dateUtc="2025-04-08T15:19:00Z"/>
                <w:rFonts w:ascii="Liberation Mono" w:hAnsi="Liberation Mono"/>
                <w:color w:val="000000"/>
                <w:sz w:val="16"/>
                <w:szCs w:val="16"/>
              </w:rPr>
            </w:pPr>
            <w:del w:id="494" w:author="Boyko, James" w:date="2025-04-08T11:19:00Z" w16du:dateUtc="2025-04-08T15:19:00Z">
              <w:r w:rsidRPr="00D7129C" w:rsidDel="003676E9">
                <w:rPr>
                  <w:rFonts w:ascii="Liberation Mono" w:hAnsi="Liberation Mono"/>
                  <w:color w:val="000000"/>
                  <w:sz w:val="16"/>
                  <w:szCs w:val="16"/>
                </w:rPr>
                <w:delText>seg_results</w:delText>
              </w:r>
            </w:del>
          </w:p>
        </w:tc>
        <w:tc>
          <w:tcPr>
            <w:tcW w:w="5922" w:type="dxa"/>
            <w:tcBorders>
              <w:top w:val="single" w:sz="4" w:space="0" w:color="000000"/>
            </w:tcBorders>
            <w:tcMar>
              <w:top w:w="0" w:type="dxa"/>
              <w:left w:w="0" w:type="dxa"/>
              <w:bottom w:w="0" w:type="dxa"/>
              <w:right w:w="0" w:type="dxa"/>
            </w:tcMar>
          </w:tcPr>
          <w:p w14:paraId="6698618A" w14:textId="0BFF5FD9" w:rsidR="004A1669" w:rsidDel="003676E9" w:rsidRDefault="004A1669" w:rsidP="004A1669">
            <w:pPr>
              <w:pStyle w:val="TableContents"/>
              <w:rPr>
                <w:del w:id="495" w:author="Boyko, James" w:date="2025-04-08T11:19:00Z" w16du:dateUtc="2025-04-08T15:19:00Z"/>
                <w:color w:val="000000"/>
                <w:sz w:val="20"/>
                <w:szCs w:val="20"/>
              </w:rPr>
            </w:pPr>
            <w:del w:id="496" w:author="Boyko, James" w:date="2025-04-08T11:19:00Z" w16du:dateUtc="2025-04-08T15:19:00Z">
              <w:r w:rsidRPr="00D7129C" w:rsidDel="003676E9">
                <w:rPr>
                  <w:color w:val="000000"/>
                  <w:sz w:val="20"/>
                  <w:szCs w:val="20"/>
                </w:rPr>
                <w:delText>A list containing segmentation results (image, label, score, box, mask).</w:delText>
              </w:r>
            </w:del>
          </w:p>
        </w:tc>
      </w:tr>
      <w:tr w:rsidR="004A1669" w:rsidDel="003676E9" w14:paraId="36CBE43C" w14:textId="5A4C48AD">
        <w:trPr>
          <w:del w:id="497" w:author="Boyko, James" w:date="2025-04-08T11:19:00Z" w16du:dateUtc="2025-04-08T15:19:00Z"/>
        </w:trPr>
        <w:tc>
          <w:tcPr>
            <w:tcW w:w="2521" w:type="dxa"/>
            <w:vMerge/>
            <w:tcBorders>
              <w:top w:val="single" w:sz="4" w:space="0" w:color="000000"/>
              <w:bottom w:val="single" w:sz="4" w:space="0" w:color="000000"/>
            </w:tcBorders>
            <w:tcMar>
              <w:top w:w="0" w:type="dxa"/>
              <w:left w:w="0" w:type="dxa"/>
              <w:bottom w:w="0" w:type="dxa"/>
              <w:right w:w="0" w:type="dxa"/>
            </w:tcMar>
          </w:tcPr>
          <w:p w14:paraId="5E912045" w14:textId="06E4F297" w:rsidR="004A1669" w:rsidDel="003676E9" w:rsidRDefault="004A1669" w:rsidP="004A1669">
            <w:pPr>
              <w:suppressAutoHyphens w:val="0"/>
              <w:rPr>
                <w:del w:id="498" w:author="Boyko, James" w:date="2025-04-08T11:19:00Z" w16du:dateUtc="2025-04-08T15:19:00Z"/>
              </w:rPr>
            </w:pPr>
          </w:p>
        </w:tc>
        <w:tc>
          <w:tcPr>
            <w:tcW w:w="1529" w:type="dxa"/>
            <w:tcMar>
              <w:top w:w="0" w:type="dxa"/>
              <w:left w:w="0" w:type="dxa"/>
              <w:bottom w:w="0" w:type="dxa"/>
              <w:right w:w="0" w:type="dxa"/>
            </w:tcMar>
          </w:tcPr>
          <w:p w14:paraId="008FF0FB" w14:textId="33E733A6" w:rsidR="004A1669" w:rsidDel="003676E9" w:rsidRDefault="004A1669" w:rsidP="004A1669">
            <w:pPr>
              <w:pStyle w:val="TableContents"/>
              <w:jc w:val="center"/>
              <w:rPr>
                <w:del w:id="499" w:author="Boyko, James" w:date="2025-04-08T11:19:00Z" w16du:dateUtc="2025-04-08T15:19:00Z"/>
                <w:rFonts w:ascii="Liberation Mono" w:hAnsi="Liberation Mono"/>
                <w:color w:val="000000"/>
                <w:sz w:val="16"/>
                <w:szCs w:val="16"/>
              </w:rPr>
            </w:pPr>
            <w:del w:id="500" w:author="Boyko, James" w:date="2025-04-08T11:19:00Z" w16du:dateUtc="2025-04-08T15:19:00Z">
              <w:r w:rsidRPr="00D7129C" w:rsidDel="003676E9">
                <w:rPr>
                  <w:rFonts w:ascii="Liberation Mono" w:hAnsi="Liberation Mono"/>
                  <w:color w:val="000000"/>
                  <w:sz w:val="16"/>
                  <w:szCs w:val="16"/>
                </w:rPr>
                <w:delText>mask_colors</w:delText>
              </w:r>
            </w:del>
          </w:p>
        </w:tc>
        <w:tc>
          <w:tcPr>
            <w:tcW w:w="5922" w:type="dxa"/>
            <w:tcMar>
              <w:top w:w="0" w:type="dxa"/>
              <w:left w:w="0" w:type="dxa"/>
              <w:bottom w:w="0" w:type="dxa"/>
              <w:right w:w="0" w:type="dxa"/>
            </w:tcMar>
          </w:tcPr>
          <w:p w14:paraId="2D1C6E9A" w14:textId="0B2D0CAF" w:rsidR="004A1669" w:rsidDel="003676E9" w:rsidRDefault="004A1669" w:rsidP="004A1669">
            <w:pPr>
              <w:pStyle w:val="TableContents"/>
              <w:rPr>
                <w:del w:id="501" w:author="Boyko, James" w:date="2025-04-08T11:19:00Z" w16du:dateUtc="2025-04-08T15:19:00Z"/>
                <w:color w:val="000000"/>
                <w:sz w:val="20"/>
                <w:szCs w:val="20"/>
              </w:rPr>
            </w:pPr>
            <w:del w:id="502" w:author="Boyko, James" w:date="2025-04-08T11:19:00Z" w16du:dateUtc="2025-04-08T15:19:00Z">
              <w:r w:rsidRPr="00D7129C" w:rsidDel="003676E9">
                <w:rPr>
                  <w:color w:val="000000"/>
                  <w:sz w:val="20"/>
                  <w:szCs w:val="20"/>
                </w:rPr>
                <w:delText>A named vector of colors for each label, or a color palette name from RColorBrewer.</w:delText>
              </w:r>
            </w:del>
          </w:p>
        </w:tc>
      </w:tr>
      <w:tr w:rsidR="004A1669" w:rsidDel="003676E9" w14:paraId="34397D15" w14:textId="145C309D">
        <w:trPr>
          <w:del w:id="503" w:author="Boyko, James" w:date="2025-04-08T11:19:00Z" w16du:dateUtc="2025-04-08T15:19:00Z"/>
        </w:trPr>
        <w:tc>
          <w:tcPr>
            <w:tcW w:w="2521" w:type="dxa"/>
            <w:vMerge/>
            <w:tcBorders>
              <w:top w:val="single" w:sz="4" w:space="0" w:color="000000"/>
              <w:bottom w:val="single" w:sz="4" w:space="0" w:color="000000"/>
            </w:tcBorders>
            <w:tcMar>
              <w:top w:w="0" w:type="dxa"/>
              <w:left w:w="0" w:type="dxa"/>
              <w:bottom w:w="0" w:type="dxa"/>
              <w:right w:w="0" w:type="dxa"/>
            </w:tcMar>
          </w:tcPr>
          <w:p w14:paraId="46FFB26B" w14:textId="3B8CEA0B" w:rsidR="004A1669" w:rsidDel="003676E9" w:rsidRDefault="004A1669" w:rsidP="004A1669">
            <w:pPr>
              <w:suppressAutoHyphens w:val="0"/>
              <w:rPr>
                <w:del w:id="504" w:author="Boyko, James" w:date="2025-04-08T11:19:00Z" w16du:dateUtc="2025-04-08T15:19:00Z"/>
              </w:rPr>
            </w:pPr>
          </w:p>
        </w:tc>
        <w:tc>
          <w:tcPr>
            <w:tcW w:w="1529" w:type="dxa"/>
            <w:tcMar>
              <w:top w:w="0" w:type="dxa"/>
              <w:left w:w="0" w:type="dxa"/>
              <w:bottom w:w="0" w:type="dxa"/>
              <w:right w:w="0" w:type="dxa"/>
            </w:tcMar>
          </w:tcPr>
          <w:p w14:paraId="5A6C8238" w14:textId="73F63FD6" w:rsidR="004A1669" w:rsidDel="003676E9" w:rsidRDefault="004A1669" w:rsidP="004A1669">
            <w:pPr>
              <w:pStyle w:val="TableContents"/>
              <w:jc w:val="center"/>
              <w:rPr>
                <w:del w:id="505" w:author="Boyko, James" w:date="2025-04-08T11:19:00Z" w16du:dateUtc="2025-04-08T15:19:00Z"/>
                <w:rFonts w:ascii="Liberation Mono" w:hAnsi="Liberation Mono"/>
                <w:color w:val="000000"/>
                <w:sz w:val="16"/>
                <w:szCs w:val="16"/>
              </w:rPr>
            </w:pPr>
            <w:del w:id="506" w:author="Boyko, James" w:date="2025-04-08T11:19:00Z" w16du:dateUtc="2025-04-08T15:19:00Z">
              <w:r w:rsidRPr="00D7129C" w:rsidDel="003676E9">
                <w:rPr>
                  <w:rFonts w:ascii="Liberation Mono" w:hAnsi="Liberation Mono"/>
                  <w:color w:val="000000"/>
                  <w:sz w:val="16"/>
                  <w:szCs w:val="16"/>
                </w:rPr>
                <w:delText>background</w:delText>
              </w:r>
            </w:del>
          </w:p>
        </w:tc>
        <w:tc>
          <w:tcPr>
            <w:tcW w:w="5922" w:type="dxa"/>
            <w:tcMar>
              <w:top w:w="0" w:type="dxa"/>
              <w:left w:w="0" w:type="dxa"/>
              <w:bottom w:w="0" w:type="dxa"/>
              <w:right w:w="0" w:type="dxa"/>
            </w:tcMar>
          </w:tcPr>
          <w:p w14:paraId="0FCC85E6" w14:textId="70EECDDB" w:rsidR="004A1669" w:rsidDel="003676E9" w:rsidRDefault="004A1669" w:rsidP="004A1669">
            <w:pPr>
              <w:pStyle w:val="TableContents"/>
              <w:rPr>
                <w:del w:id="507" w:author="Boyko, James" w:date="2025-04-08T11:19:00Z" w16du:dateUtc="2025-04-08T15:19:00Z"/>
                <w:color w:val="000000"/>
                <w:sz w:val="20"/>
                <w:szCs w:val="20"/>
              </w:rPr>
            </w:pPr>
            <w:del w:id="508" w:author="Boyko, James" w:date="2025-04-08T11:19:00Z" w16du:dateUtc="2025-04-08T15:19:00Z">
              <w:r w:rsidRPr="00D7129C" w:rsidDel="003676E9">
                <w:rPr>
                  <w:color w:val="000000"/>
                  <w:sz w:val="20"/>
                  <w:szCs w:val="20"/>
                </w:rPr>
                <w:delText xml:space="preserve">One of "original", "grayscale", "transparent", or a specific color. </w:delText>
              </w:r>
            </w:del>
          </w:p>
        </w:tc>
      </w:tr>
      <w:tr w:rsidR="004A1669" w:rsidDel="003676E9" w14:paraId="05F59066" w14:textId="48B5BE3D">
        <w:trPr>
          <w:del w:id="509" w:author="Boyko, James" w:date="2025-04-08T11:19:00Z" w16du:dateUtc="2025-04-08T15:19:00Z"/>
        </w:trPr>
        <w:tc>
          <w:tcPr>
            <w:tcW w:w="2521" w:type="dxa"/>
            <w:vMerge/>
            <w:tcBorders>
              <w:top w:val="single" w:sz="4" w:space="0" w:color="000000"/>
              <w:bottom w:val="single" w:sz="4" w:space="0" w:color="000000"/>
            </w:tcBorders>
            <w:tcMar>
              <w:top w:w="0" w:type="dxa"/>
              <w:left w:w="0" w:type="dxa"/>
              <w:bottom w:w="0" w:type="dxa"/>
              <w:right w:w="0" w:type="dxa"/>
            </w:tcMar>
          </w:tcPr>
          <w:p w14:paraId="1C804EC5" w14:textId="2FC1B9A6" w:rsidR="004A1669" w:rsidDel="003676E9" w:rsidRDefault="004A1669" w:rsidP="004A1669">
            <w:pPr>
              <w:suppressAutoHyphens w:val="0"/>
              <w:rPr>
                <w:del w:id="510" w:author="Boyko, James" w:date="2025-04-08T11:19:00Z" w16du:dateUtc="2025-04-08T15:19:00Z"/>
              </w:rPr>
            </w:pPr>
          </w:p>
        </w:tc>
        <w:tc>
          <w:tcPr>
            <w:tcW w:w="1529" w:type="dxa"/>
            <w:tcMar>
              <w:top w:w="0" w:type="dxa"/>
              <w:left w:w="0" w:type="dxa"/>
              <w:bottom w:w="0" w:type="dxa"/>
              <w:right w:w="0" w:type="dxa"/>
            </w:tcMar>
          </w:tcPr>
          <w:p w14:paraId="015AA1A1" w14:textId="1A12B2A5" w:rsidR="004A1669" w:rsidDel="003676E9" w:rsidRDefault="004A1669" w:rsidP="004A1669">
            <w:pPr>
              <w:pStyle w:val="TableContents"/>
              <w:jc w:val="center"/>
              <w:rPr>
                <w:del w:id="511" w:author="Boyko, James" w:date="2025-04-08T11:19:00Z" w16du:dateUtc="2025-04-08T15:19:00Z"/>
                <w:rFonts w:ascii="Liberation Mono" w:hAnsi="Liberation Mono"/>
                <w:color w:val="000000"/>
                <w:sz w:val="16"/>
                <w:szCs w:val="16"/>
              </w:rPr>
            </w:pPr>
            <w:del w:id="512" w:author="Boyko, James" w:date="2025-04-08T11:19:00Z" w16du:dateUtc="2025-04-08T15:19:00Z">
              <w:r w:rsidRPr="00D7129C" w:rsidDel="003676E9">
                <w:rPr>
                  <w:rFonts w:ascii="Liberation Mono" w:hAnsi="Liberation Mono"/>
                  <w:color w:val="000000"/>
                  <w:sz w:val="16"/>
                  <w:szCs w:val="16"/>
                </w:rPr>
                <w:delText>show_label</w:delText>
              </w:r>
            </w:del>
          </w:p>
        </w:tc>
        <w:tc>
          <w:tcPr>
            <w:tcW w:w="5922" w:type="dxa"/>
            <w:tcMar>
              <w:top w:w="0" w:type="dxa"/>
              <w:left w:w="0" w:type="dxa"/>
              <w:bottom w:w="0" w:type="dxa"/>
              <w:right w:w="0" w:type="dxa"/>
            </w:tcMar>
          </w:tcPr>
          <w:p w14:paraId="0CF74A99" w14:textId="1599CF63" w:rsidR="004A1669" w:rsidDel="003676E9" w:rsidRDefault="004A1669" w:rsidP="004A1669">
            <w:pPr>
              <w:pStyle w:val="TableContents"/>
              <w:rPr>
                <w:del w:id="513" w:author="Boyko, James" w:date="2025-04-08T11:19:00Z" w16du:dateUtc="2025-04-08T15:19:00Z"/>
                <w:color w:val="000000"/>
                <w:sz w:val="20"/>
                <w:szCs w:val="20"/>
              </w:rPr>
            </w:pPr>
            <w:del w:id="514" w:author="Boyko, James" w:date="2025-04-08T11:19:00Z" w16du:dateUtc="2025-04-08T15:19:00Z">
              <w:r w:rsidRPr="00D7129C" w:rsidDel="003676E9">
                <w:rPr>
                  <w:color w:val="000000"/>
                  <w:sz w:val="20"/>
                  <w:szCs w:val="20"/>
                </w:rPr>
                <w:delText xml:space="preserve">Boolean Whether to display </w:delText>
              </w:r>
              <w:r w:rsidDel="003676E9">
                <w:rPr>
                  <w:color w:val="000000"/>
                  <w:sz w:val="20"/>
                  <w:szCs w:val="20"/>
                </w:rPr>
                <w:delText>labels</w:delText>
              </w:r>
            </w:del>
          </w:p>
        </w:tc>
      </w:tr>
      <w:tr w:rsidR="004A1669" w:rsidDel="003676E9" w14:paraId="6CF89DAF" w14:textId="6EA19330">
        <w:trPr>
          <w:del w:id="515" w:author="Boyko, James" w:date="2025-04-08T11:19:00Z" w16du:dateUtc="2025-04-08T15:19:00Z"/>
        </w:trPr>
        <w:tc>
          <w:tcPr>
            <w:tcW w:w="2521" w:type="dxa"/>
            <w:vMerge/>
            <w:tcBorders>
              <w:top w:val="single" w:sz="4" w:space="0" w:color="000000"/>
              <w:bottom w:val="single" w:sz="4" w:space="0" w:color="000000"/>
            </w:tcBorders>
            <w:tcMar>
              <w:top w:w="0" w:type="dxa"/>
              <w:left w:w="0" w:type="dxa"/>
              <w:bottom w:w="0" w:type="dxa"/>
              <w:right w:w="0" w:type="dxa"/>
            </w:tcMar>
          </w:tcPr>
          <w:p w14:paraId="38B15C9A" w14:textId="7F50099E" w:rsidR="004A1669" w:rsidDel="003676E9" w:rsidRDefault="004A1669" w:rsidP="004A1669">
            <w:pPr>
              <w:suppressAutoHyphens w:val="0"/>
              <w:rPr>
                <w:del w:id="516" w:author="Boyko, James" w:date="2025-04-08T11:19:00Z" w16du:dateUtc="2025-04-08T15:19:00Z"/>
              </w:rPr>
            </w:pPr>
          </w:p>
        </w:tc>
        <w:tc>
          <w:tcPr>
            <w:tcW w:w="1529" w:type="dxa"/>
            <w:tcMar>
              <w:top w:w="0" w:type="dxa"/>
              <w:left w:w="0" w:type="dxa"/>
              <w:bottom w:w="0" w:type="dxa"/>
              <w:right w:w="0" w:type="dxa"/>
            </w:tcMar>
          </w:tcPr>
          <w:p w14:paraId="073A6357" w14:textId="293CB6C0" w:rsidR="004A1669" w:rsidDel="003676E9" w:rsidRDefault="004A1669" w:rsidP="004A1669">
            <w:pPr>
              <w:pStyle w:val="TableContents"/>
              <w:jc w:val="center"/>
              <w:rPr>
                <w:del w:id="517" w:author="Boyko, James" w:date="2025-04-08T11:19:00Z" w16du:dateUtc="2025-04-08T15:19:00Z"/>
                <w:rFonts w:ascii="Liberation Mono" w:hAnsi="Liberation Mono"/>
                <w:color w:val="000000"/>
                <w:sz w:val="16"/>
                <w:szCs w:val="16"/>
              </w:rPr>
            </w:pPr>
            <w:del w:id="518" w:author="Boyko, James" w:date="2025-04-08T11:19:00Z" w16du:dateUtc="2025-04-08T15:19:00Z">
              <w:r w:rsidRPr="00D7129C" w:rsidDel="003676E9">
                <w:rPr>
                  <w:rFonts w:ascii="Liberation Mono" w:hAnsi="Liberation Mono"/>
                  <w:color w:val="000000"/>
                  <w:sz w:val="16"/>
                  <w:szCs w:val="16"/>
                </w:rPr>
                <w:delText>show_score</w:delText>
              </w:r>
            </w:del>
          </w:p>
        </w:tc>
        <w:tc>
          <w:tcPr>
            <w:tcW w:w="5922" w:type="dxa"/>
            <w:tcMar>
              <w:top w:w="0" w:type="dxa"/>
              <w:left w:w="0" w:type="dxa"/>
              <w:bottom w:w="0" w:type="dxa"/>
              <w:right w:w="0" w:type="dxa"/>
            </w:tcMar>
          </w:tcPr>
          <w:p w14:paraId="6601C53D" w14:textId="21A91544" w:rsidR="004A1669" w:rsidDel="003676E9" w:rsidRDefault="004A1669" w:rsidP="004A1669">
            <w:pPr>
              <w:pStyle w:val="TableContents"/>
              <w:rPr>
                <w:del w:id="519" w:author="Boyko, James" w:date="2025-04-08T11:19:00Z" w16du:dateUtc="2025-04-08T15:19:00Z"/>
                <w:color w:val="000000"/>
                <w:sz w:val="20"/>
                <w:szCs w:val="20"/>
              </w:rPr>
            </w:pPr>
            <w:del w:id="520" w:author="Boyko, James" w:date="2025-04-08T11:19:00Z" w16du:dateUtc="2025-04-08T15:19:00Z">
              <w:r w:rsidRPr="003F4B8A" w:rsidDel="003676E9">
                <w:rPr>
                  <w:color w:val="000000"/>
                  <w:sz w:val="20"/>
                  <w:szCs w:val="20"/>
                </w:rPr>
                <w:delText>Boolean Whether to display scores</w:delText>
              </w:r>
            </w:del>
          </w:p>
        </w:tc>
      </w:tr>
      <w:tr w:rsidR="004A1669" w:rsidDel="003676E9" w14:paraId="0BEEF206" w14:textId="7D7D9DFD" w:rsidTr="009610A0">
        <w:trPr>
          <w:del w:id="521" w:author="Boyko, James" w:date="2025-04-08T11:19:00Z" w16du:dateUtc="2025-04-08T15:19:00Z"/>
        </w:trPr>
        <w:tc>
          <w:tcPr>
            <w:tcW w:w="2521" w:type="dxa"/>
            <w:vMerge/>
            <w:tcBorders>
              <w:top w:val="single" w:sz="4" w:space="0" w:color="000000"/>
              <w:bottom w:val="single" w:sz="4" w:space="0" w:color="000000"/>
            </w:tcBorders>
            <w:tcMar>
              <w:top w:w="0" w:type="dxa"/>
              <w:left w:w="0" w:type="dxa"/>
              <w:bottom w:w="0" w:type="dxa"/>
              <w:right w:w="0" w:type="dxa"/>
            </w:tcMar>
          </w:tcPr>
          <w:p w14:paraId="18C62B54" w14:textId="47988F33" w:rsidR="004A1669" w:rsidDel="003676E9" w:rsidRDefault="004A1669" w:rsidP="004A1669">
            <w:pPr>
              <w:suppressAutoHyphens w:val="0"/>
              <w:rPr>
                <w:del w:id="522" w:author="Boyko, James" w:date="2025-04-08T11:19:00Z" w16du:dateUtc="2025-04-08T15:19:00Z"/>
              </w:rPr>
            </w:pPr>
          </w:p>
        </w:tc>
        <w:tc>
          <w:tcPr>
            <w:tcW w:w="1529" w:type="dxa"/>
            <w:tcMar>
              <w:top w:w="0" w:type="dxa"/>
              <w:left w:w="0" w:type="dxa"/>
              <w:bottom w:w="0" w:type="dxa"/>
              <w:right w:w="0" w:type="dxa"/>
            </w:tcMar>
          </w:tcPr>
          <w:p w14:paraId="0578E673" w14:textId="050C3B4A" w:rsidR="004A1669" w:rsidDel="003676E9" w:rsidRDefault="004A1669" w:rsidP="004A1669">
            <w:pPr>
              <w:pStyle w:val="TableContents"/>
              <w:jc w:val="center"/>
              <w:rPr>
                <w:del w:id="523" w:author="Boyko, James" w:date="2025-04-08T11:19:00Z" w16du:dateUtc="2025-04-08T15:19:00Z"/>
                <w:rFonts w:ascii="Liberation Mono" w:hAnsi="Liberation Mono"/>
                <w:color w:val="000000"/>
                <w:sz w:val="16"/>
                <w:szCs w:val="16"/>
              </w:rPr>
            </w:pPr>
            <w:del w:id="524" w:author="Boyko, James" w:date="2025-04-08T11:19:00Z" w16du:dateUtc="2025-04-08T15:19:00Z">
              <w:r w:rsidRPr="00D7129C" w:rsidDel="003676E9">
                <w:rPr>
                  <w:rFonts w:ascii="Liberation Mono" w:hAnsi="Liberation Mono"/>
                  <w:color w:val="000000"/>
                  <w:sz w:val="16"/>
                  <w:szCs w:val="16"/>
                </w:rPr>
                <w:delText>show_bbox</w:delText>
              </w:r>
            </w:del>
          </w:p>
        </w:tc>
        <w:tc>
          <w:tcPr>
            <w:tcW w:w="5922" w:type="dxa"/>
            <w:tcMar>
              <w:top w:w="0" w:type="dxa"/>
              <w:left w:w="0" w:type="dxa"/>
              <w:bottom w:w="0" w:type="dxa"/>
              <w:right w:w="0" w:type="dxa"/>
            </w:tcMar>
          </w:tcPr>
          <w:p w14:paraId="0A2D6E59" w14:textId="7FF5384B" w:rsidR="004A1669" w:rsidDel="003676E9" w:rsidRDefault="004A1669" w:rsidP="004A1669">
            <w:pPr>
              <w:pStyle w:val="TableContents"/>
              <w:rPr>
                <w:del w:id="525" w:author="Boyko, James" w:date="2025-04-08T11:19:00Z" w16du:dateUtc="2025-04-08T15:19:00Z"/>
                <w:color w:val="000000"/>
                <w:sz w:val="20"/>
                <w:szCs w:val="20"/>
              </w:rPr>
            </w:pPr>
            <w:del w:id="526" w:author="Boyko, James" w:date="2025-04-08T11:19:00Z" w16du:dateUtc="2025-04-08T15:19:00Z">
              <w:r w:rsidRPr="003F4B8A" w:rsidDel="003676E9">
                <w:rPr>
                  <w:color w:val="000000"/>
                  <w:sz w:val="20"/>
                  <w:szCs w:val="20"/>
                </w:rPr>
                <w:delText>Boolean Whether to display bounding boxes.</w:delText>
              </w:r>
            </w:del>
          </w:p>
        </w:tc>
      </w:tr>
      <w:tr w:rsidR="004A1669" w:rsidDel="003676E9" w14:paraId="0D24A3CD" w14:textId="5D87BC5C" w:rsidTr="009610A0">
        <w:trPr>
          <w:del w:id="527" w:author="Boyko, James" w:date="2025-04-08T11:19:00Z" w16du:dateUtc="2025-04-08T15:19:00Z"/>
        </w:trPr>
        <w:tc>
          <w:tcPr>
            <w:tcW w:w="2521" w:type="dxa"/>
            <w:vMerge/>
            <w:tcBorders>
              <w:top w:val="single" w:sz="4" w:space="0" w:color="000000"/>
              <w:bottom w:val="single" w:sz="4" w:space="0" w:color="000000"/>
            </w:tcBorders>
            <w:tcMar>
              <w:top w:w="0" w:type="dxa"/>
              <w:left w:w="0" w:type="dxa"/>
              <w:bottom w:w="0" w:type="dxa"/>
              <w:right w:w="0" w:type="dxa"/>
            </w:tcMar>
          </w:tcPr>
          <w:p w14:paraId="68C791AA" w14:textId="5722DFC8" w:rsidR="004A1669" w:rsidDel="003676E9" w:rsidRDefault="004A1669" w:rsidP="004A1669">
            <w:pPr>
              <w:suppressAutoHyphens w:val="0"/>
              <w:rPr>
                <w:del w:id="528" w:author="Boyko, James" w:date="2025-04-08T11:19:00Z" w16du:dateUtc="2025-04-08T15:19:00Z"/>
              </w:rPr>
            </w:pPr>
          </w:p>
        </w:tc>
        <w:tc>
          <w:tcPr>
            <w:tcW w:w="1529" w:type="dxa"/>
            <w:tcBorders>
              <w:bottom w:val="single" w:sz="4" w:space="0" w:color="auto"/>
            </w:tcBorders>
            <w:tcMar>
              <w:top w:w="0" w:type="dxa"/>
              <w:left w:w="0" w:type="dxa"/>
              <w:bottom w:w="0" w:type="dxa"/>
              <w:right w:w="0" w:type="dxa"/>
            </w:tcMar>
          </w:tcPr>
          <w:p w14:paraId="4B2C1D85" w14:textId="5E70FFB9" w:rsidR="004A1669" w:rsidDel="003676E9" w:rsidRDefault="004A1669" w:rsidP="004A1669">
            <w:pPr>
              <w:pStyle w:val="TableContents"/>
              <w:jc w:val="center"/>
              <w:rPr>
                <w:del w:id="529" w:author="Boyko, James" w:date="2025-04-08T11:19:00Z" w16du:dateUtc="2025-04-08T15:19:00Z"/>
                <w:rFonts w:ascii="Liberation Mono" w:hAnsi="Liberation Mono"/>
                <w:color w:val="000000"/>
                <w:sz w:val="16"/>
                <w:szCs w:val="16"/>
              </w:rPr>
            </w:pPr>
            <w:del w:id="530" w:author="Boyko, James" w:date="2025-04-08T11:19:00Z" w16du:dateUtc="2025-04-08T15:19:00Z">
              <w:r w:rsidDel="003676E9">
                <w:rPr>
                  <w:rFonts w:ascii="Liberation Mono" w:hAnsi="Liberation Mono"/>
                  <w:color w:val="000000"/>
                  <w:sz w:val="16"/>
                  <w:szCs w:val="16"/>
                </w:rPr>
                <w:delText>...</w:delText>
              </w:r>
            </w:del>
          </w:p>
        </w:tc>
        <w:tc>
          <w:tcPr>
            <w:tcW w:w="5922" w:type="dxa"/>
            <w:tcBorders>
              <w:bottom w:val="single" w:sz="4" w:space="0" w:color="auto"/>
            </w:tcBorders>
            <w:tcMar>
              <w:top w:w="0" w:type="dxa"/>
              <w:left w:w="0" w:type="dxa"/>
              <w:bottom w:w="0" w:type="dxa"/>
              <w:right w:w="0" w:type="dxa"/>
            </w:tcMar>
          </w:tcPr>
          <w:p w14:paraId="76754D55" w14:textId="5300B760" w:rsidR="004A1669" w:rsidDel="003676E9" w:rsidRDefault="004A1669" w:rsidP="004A1669">
            <w:pPr>
              <w:pStyle w:val="TableContents"/>
              <w:rPr>
                <w:del w:id="531" w:author="Boyko, James" w:date="2025-04-08T11:19:00Z" w16du:dateUtc="2025-04-08T15:19:00Z"/>
                <w:color w:val="000000"/>
                <w:sz w:val="20"/>
                <w:szCs w:val="20"/>
              </w:rPr>
            </w:pPr>
            <w:del w:id="532" w:author="Boyko, James" w:date="2025-04-08T11:19:00Z" w16du:dateUtc="2025-04-08T15:19:00Z">
              <w:r w:rsidDel="003676E9">
                <w:rPr>
                  <w:color w:val="000000"/>
                  <w:sz w:val="20"/>
                  <w:szCs w:val="20"/>
                </w:rPr>
                <w:delText xml:space="preserve">Additional arguments to be passed to plot. </w:delText>
              </w:r>
            </w:del>
          </w:p>
        </w:tc>
      </w:tr>
    </w:tbl>
    <w:p w14:paraId="614DC49F" w14:textId="77777777" w:rsidR="00C30505" w:rsidDel="000247F2" w:rsidRDefault="00C30505" w:rsidP="00E4222A">
      <w:pPr>
        <w:pStyle w:val="Standard"/>
        <w:spacing w:line="360" w:lineRule="auto"/>
        <w:rPr>
          <w:del w:id="533" w:author="Boyko, James" w:date="2025-04-05T09:27:00Z" w16du:dateUtc="2025-04-05T13:27:00Z"/>
        </w:rPr>
      </w:pPr>
    </w:p>
    <w:p w14:paraId="2F5E47F8" w14:textId="77777777" w:rsidR="000247F2" w:rsidRDefault="000247F2">
      <w:pPr>
        <w:pStyle w:val="Standard"/>
        <w:spacing w:line="360" w:lineRule="auto"/>
        <w:rPr>
          <w:ins w:id="534" w:author="Boyko, James" w:date="2025-04-08T11:21:00Z" w16du:dateUtc="2025-04-08T15:21:00Z"/>
        </w:rPr>
      </w:pPr>
    </w:p>
    <w:p w14:paraId="4C0A83BD" w14:textId="03038070" w:rsidR="000247F2" w:rsidRDefault="000247F2">
      <w:pPr>
        <w:pStyle w:val="Standard"/>
        <w:spacing w:line="360" w:lineRule="auto"/>
        <w:rPr>
          <w:ins w:id="535" w:author="Boyko, James" w:date="2025-04-08T11:21:00Z" w16du:dateUtc="2025-04-08T15:21:00Z"/>
        </w:rPr>
      </w:pPr>
      <w:ins w:id="536" w:author="Boyko, James" w:date="2025-04-08T11:21:00Z" w16du:dateUtc="2025-04-08T15:21:00Z">
        <w:r>
          <w:t>Figure 1</w:t>
        </w:r>
      </w:ins>
    </w:p>
    <w:p w14:paraId="0B6AB338" w14:textId="15F41BEB" w:rsidR="00E9728F" w:rsidDel="00160A40" w:rsidRDefault="00E9728F">
      <w:pPr>
        <w:pStyle w:val="Standard"/>
        <w:spacing w:line="360" w:lineRule="auto"/>
        <w:rPr>
          <w:del w:id="537" w:author="Boyko, James" w:date="2025-04-05T09:27:00Z" w16du:dateUtc="2025-04-05T13:27:00Z"/>
        </w:rPr>
      </w:pPr>
    </w:p>
    <w:p w14:paraId="19033731" w14:textId="3B51F122" w:rsidR="00645972" w:rsidDel="003676E9" w:rsidRDefault="00645972">
      <w:pPr>
        <w:pStyle w:val="Standard"/>
        <w:spacing w:line="360" w:lineRule="auto"/>
        <w:rPr>
          <w:del w:id="538" w:author="Boyko, James" w:date="2025-04-08T11:19:00Z" w16du:dateUtc="2025-04-08T15:19:00Z"/>
          <w:rFonts w:ascii="Liberation Mono" w:hAnsi="Liberation Mono"/>
          <w:sz w:val="20"/>
          <w:szCs w:val="20"/>
        </w:rPr>
      </w:pPr>
    </w:p>
    <w:p w14:paraId="779CD776" w14:textId="77777777" w:rsidR="009F0AEF" w:rsidRDefault="009F0AEF" w:rsidP="00E4222A">
      <w:pPr>
        <w:pStyle w:val="Standard"/>
        <w:spacing w:line="360" w:lineRule="auto"/>
        <w:rPr>
          <w:ins w:id="539" w:author="Boyko, James" w:date="2025-04-08T10:42:00Z" w16du:dateUtc="2025-04-08T14:42:00Z"/>
          <w:i/>
          <w:iCs/>
        </w:rPr>
      </w:pPr>
    </w:p>
    <w:p w14:paraId="4FD4AB08" w14:textId="0FBA42AE" w:rsidR="00C30505" w:rsidRDefault="38645513" w:rsidP="00E4222A">
      <w:pPr>
        <w:pStyle w:val="Standard"/>
        <w:spacing w:line="360" w:lineRule="auto"/>
      </w:pPr>
      <w:r w:rsidRPr="1AF18BBE">
        <w:rPr>
          <w:i/>
          <w:iCs/>
        </w:rPr>
        <w:t xml:space="preserve">Example </w:t>
      </w:r>
      <w:r w:rsidR="678F8639" w:rsidRPr="1AF18BBE">
        <w:rPr>
          <w:i/>
          <w:iCs/>
        </w:rPr>
        <w:t xml:space="preserve">1 </w:t>
      </w:r>
      <w:r w:rsidRPr="1AF18BBE">
        <w:rPr>
          <w:i/>
          <w:iCs/>
        </w:rPr>
        <w:t xml:space="preserve">– Specifying </w:t>
      </w:r>
      <w:proofErr w:type="gramStart"/>
      <w:r w:rsidRPr="1AF18BBE">
        <w:rPr>
          <w:i/>
          <w:iCs/>
        </w:rPr>
        <w:t>particular parts</w:t>
      </w:r>
      <w:proofErr w:type="gramEnd"/>
      <w:r w:rsidRPr="1AF18BBE">
        <w:rPr>
          <w:i/>
          <w:iCs/>
        </w:rPr>
        <w:t xml:space="preserve"> of an organism</w:t>
      </w:r>
    </w:p>
    <w:p w14:paraId="7205E1FD" w14:textId="36BE92EE" w:rsidR="00645972" w:rsidRDefault="005D700E" w:rsidP="00BD13A3">
      <w:pPr>
        <w:pStyle w:val="Standard"/>
        <w:spacing w:line="360" w:lineRule="auto"/>
      </w:pPr>
      <w:r>
        <w:t>I</w:t>
      </w:r>
      <w:r w:rsidR="2A6FE0DC" w:rsidRPr="1AF18BBE">
        <w:t xml:space="preserve"> demonstrate the ability of </w:t>
      </w:r>
      <w:proofErr w:type="spellStart"/>
      <w:r w:rsidR="2A6FE0DC" w:rsidRPr="1AF18BBE">
        <w:t>groundingDINO</w:t>
      </w:r>
      <w:proofErr w:type="spellEnd"/>
      <w:r w:rsidR="2A6FE0DC" w:rsidRPr="1AF18BBE">
        <w:t xml:space="preserve"> to specify and isolate a particular part of an organism. The subject of this analysis is a horned </w:t>
      </w:r>
      <w:proofErr w:type="gramStart"/>
      <w:r w:rsidR="2A6FE0DC" w:rsidRPr="1AF18BBE">
        <w:t>bream</w:t>
      </w:r>
      <w:proofErr w:type="gramEnd"/>
      <w:r w:rsidR="2A6FE0DC" w:rsidRPr="1AF18BBE">
        <w:t xml:space="preserve"> and the challenge lies in excluding the fins</w:t>
      </w:r>
      <w:r>
        <w:t xml:space="preserve"> from the rest of the body</w:t>
      </w:r>
      <w:r w:rsidR="2A6FE0DC" w:rsidRPr="1AF18BBE">
        <w:t xml:space="preserve">. By leveraging the broad textual understanding provided by </w:t>
      </w:r>
      <w:proofErr w:type="spellStart"/>
      <w:r w:rsidR="2A6FE0DC" w:rsidRPr="1AF18BBE">
        <w:t>groundingDINO</w:t>
      </w:r>
      <w:proofErr w:type="spellEnd"/>
      <w:r w:rsidR="2A6FE0DC" w:rsidRPr="1AF18BBE">
        <w:t xml:space="preserve">, we can use text prompts to detect and exclude various fin types from the analysis (Figure </w:t>
      </w:r>
      <w:r w:rsidR="45468D02">
        <w:t>1</w:t>
      </w:r>
      <w:r w:rsidR="2A6FE0DC" w:rsidRPr="1AF18BBE">
        <w:t xml:space="preserve">). The segmentation pipeline begins with a simple call to </w:t>
      </w:r>
      <w:proofErr w:type="spellStart"/>
      <w:r w:rsidR="2A6FE0DC" w:rsidRPr="1AF18BBE">
        <w:t>run_grounded_</w:t>
      </w:r>
      <w:proofErr w:type="gramStart"/>
      <w:r w:rsidR="2A6FE0DC" w:rsidRPr="1AF18BBE">
        <w:t>segmentation</w:t>
      </w:r>
      <w:proofErr w:type="spellEnd"/>
      <w:r w:rsidR="2A6FE0DC" w:rsidRPr="1AF18BBE">
        <w:t>(</w:t>
      </w:r>
      <w:proofErr w:type="gramEnd"/>
      <w:r w:rsidR="2A6FE0DC" w:rsidRPr="1AF18BBE">
        <w:t xml:space="preserve">), using two text prompts: </w:t>
      </w:r>
      <w:r>
        <w:t>“</w:t>
      </w:r>
      <w:r w:rsidR="2A6FE0DC" w:rsidRPr="1AF18BBE">
        <w:t>a fish.</w:t>
      </w:r>
      <w:r>
        <w:t>”</w:t>
      </w:r>
      <w:r w:rsidR="2A6FE0DC" w:rsidRPr="1AF18BBE">
        <w:t xml:space="preserve"> and </w:t>
      </w:r>
      <w:r>
        <w:t>“</w:t>
      </w:r>
      <w:r w:rsidR="2A6FE0DC" w:rsidRPr="1AF18BBE">
        <w:t>a fin.</w:t>
      </w:r>
      <w:r>
        <w:t>”</w:t>
      </w:r>
      <w:r w:rsidR="2A6FE0DC" w:rsidRPr="1AF18BBE">
        <w:t xml:space="preserve"> </w:t>
      </w:r>
      <w:r>
        <w:t>Although t</w:t>
      </w:r>
      <w:r w:rsidR="2A6FE0DC" w:rsidRPr="1AF18BBE">
        <w:t>hese prompts are generic</w:t>
      </w:r>
      <w:r>
        <w:t>,</w:t>
      </w:r>
      <w:r w:rsidR="2A6FE0DC" w:rsidRPr="1AF18BBE">
        <w:t xml:space="preserve"> the model</w:t>
      </w:r>
      <w:r>
        <w:t xml:space="preserve"> is successfully able</w:t>
      </w:r>
      <w:r w:rsidR="2A6FE0DC" w:rsidRPr="1AF18BBE">
        <w:t xml:space="preserve"> distinguish </w:t>
      </w:r>
      <w:r>
        <w:t xml:space="preserve">the </w:t>
      </w:r>
      <w:r w:rsidR="2A6FE0DC" w:rsidRPr="1AF18BBE">
        <w:t xml:space="preserve">anatomical feature. After loading the segmentation results, </w:t>
      </w:r>
      <w:r w:rsidR="01886AC5" w:rsidRPr="1AF18BBE">
        <w:t xml:space="preserve">I use </w:t>
      </w:r>
      <w:r w:rsidR="2A6FE0DC" w:rsidRPr="1AF18BBE">
        <w:t xml:space="preserve">the </w:t>
      </w:r>
      <w:proofErr w:type="spellStart"/>
      <w:r w:rsidR="2A6FE0DC" w:rsidRPr="1AF18BBE">
        <w:t>remove_</w:t>
      </w:r>
      <w:proofErr w:type="gramStart"/>
      <w:r w:rsidR="2A6FE0DC" w:rsidRPr="1AF18BBE">
        <w:t>mask</w:t>
      </w:r>
      <w:proofErr w:type="spellEnd"/>
      <w:r w:rsidR="2A6FE0DC" w:rsidRPr="1AF18BBE">
        <w:t>(</w:t>
      </w:r>
      <w:proofErr w:type="gramEnd"/>
      <w:r w:rsidR="2A6FE0DC" w:rsidRPr="1AF18BBE">
        <w:t>) function</w:t>
      </w:r>
      <w:r w:rsidR="218DBAC9" w:rsidRPr="1AF18BBE">
        <w:t xml:space="preserve"> to</w:t>
      </w:r>
      <w:r w:rsidR="2A6FE0DC" w:rsidRPr="1AF18BBE">
        <w:t xml:space="preserve"> </w:t>
      </w:r>
      <w:r>
        <w:t>exclude</w:t>
      </w:r>
      <w:r w:rsidR="2A6FE0DC" w:rsidRPr="1AF18BBE">
        <w:t xml:space="preserve"> </w:t>
      </w:r>
      <w:r>
        <w:t xml:space="preserve">a poorly </w:t>
      </w:r>
      <w:r w:rsidR="2A6FE0DC" w:rsidRPr="1AF18BBE">
        <w:t xml:space="preserve">detected feature - in this case, </w:t>
      </w:r>
      <w:r>
        <w:t>an incorrectly identified fin</w:t>
      </w:r>
      <w:r w:rsidR="003E3AA1">
        <w:t xml:space="preserve"> (Figure 1e). </w:t>
      </w:r>
      <w:r w:rsidR="2A6FE0DC" w:rsidRPr="1AF18BBE">
        <w:t xml:space="preserve">The resulting segmentation can be exported in two formats: with overlap removal for clean segment separation, or without overlap removal to preserve the original detection boundaries. Both export options utilize cropping to minimize empty space in the output images. This example highlights both the strengths and limitations of the current implementation. While the algorithm successfully identified and excluded the more prominent caudal and pelvic fins, it struggled with the detection of dorsal, anal, and pectoral fins, suggesting that more specific prompts or </w:t>
      </w:r>
      <w:r w:rsidR="005439B2">
        <w:t>fine-tuning</w:t>
      </w:r>
      <w:r w:rsidR="2A6FE0DC" w:rsidRPr="1AF18BBE">
        <w:t xml:space="preserve"> might be necessary for complete fin detection</w:t>
      </w:r>
      <w:r w:rsidR="35E54578" w:rsidRPr="1AF18BBE">
        <w:t>.</w:t>
      </w:r>
    </w:p>
    <w:p w14:paraId="03F326FB" w14:textId="28600A4D" w:rsidR="00BD13A3" w:rsidRDefault="006C3D55" w:rsidP="00BD13A3">
      <w:pPr>
        <w:pStyle w:val="Standard"/>
        <w:keepNext/>
        <w:spacing w:line="360" w:lineRule="auto"/>
      </w:pPr>
      <w:r>
        <w:rPr>
          <w:noProof/>
        </w:rPr>
        <w:lastRenderedPageBreak/>
        <w:drawing>
          <wp:inline distT="0" distB="0" distL="0" distR="0" wp14:anchorId="0777E97E" wp14:editId="3FF0591F">
            <wp:extent cx="6332220" cy="4520565"/>
            <wp:effectExtent l="0" t="0" r="5080" b="635"/>
            <wp:docPr id="13669062" name="Picture 3" descr="A close-up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62" name="Picture 3" descr="A close-up of a fis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520565"/>
                    </a:xfrm>
                    <a:prstGeom prst="rect">
                      <a:avLst/>
                    </a:prstGeom>
                  </pic:spPr>
                </pic:pic>
              </a:graphicData>
            </a:graphic>
          </wp:inline>
        </w:drawing>
      </w:r>
    </w:p>
    <w:p w14:paraId="0D15A818" w14:textId="6E1761AE" w:rsidR="00C30505" w:rsidRDefault="00BD13A3" w:rsidP="00DE4C68">
      <w:pPr>
        <w:pStyle w:val="Caption"/>
      </w:pPr>
      <w:r>
        <w:t xml:space="preserve">Figure </w:t>
      </w:r>
      <w:r w:rsidR="00DE4C68">
        <w:fldChar w:fldCharType="begin"/>
      </w:r>
      <w:r w:rsidR="00DE4C68">
        <w:instrText xml:space="preserve"> SEQ Figure \* ARABIC </w:instrText>
      </w:r>
      <w:r w:rsidR="00DE4C68">
        <w:fldChar w:fldCharType="separate"/>
      </w:r>
      <w:r w:rsidR="00DE4C68">
        <w:rPr>
          <w:noProof/>
        </w:rPr>
        <w:t>1</w:t>
      </w:r>
      <w:r w:rsidR="00DE4C68">
        <w:rPr>
          <w:noProof/>
        </w:rPr>
        <w:fldChar w:fldCharType="end"/>
      </w:r>
      <w:r>
        <w:t>- Example 1</w:t>
      </w:r>
      <w:r w:rsidR="00DE4C68">
        <w:t>: isolating part of an organism</w:t>
      </w:r>
      <w:r>
        <w:t xml:space="preserve">. </w:t>
      </w:r>
      <w:r w:rsidR="004A1BFF">
        <w:t xml:space="preserve">a) original image. b) The result of </w:t>
      </w:r>
      <w:proofErr w:type="spellStart"/>
      <w:r w:rsidR="004A1BFF" w:rsidRPr="004A1BFF">
        <w:t>run_grounded_</w:t>
      </w:r>
      <w:proofErr w:type="gramStart"/>
      <w:r w:rsidR="004A1BFF" w:rsidRPr="004A1BFF">
        <w:t>segmentation</w:t>
      </w:r>
      <w:proofErr w:type="spellEnd"/>
      <w:r w:rsidR="004A1BFF">
        <w:t>(</w:t>
      </w:r>
      <w:proofErr w:type="gramEnd"/>
      <w:r w:rsidR="004A1BFF">
        <w:t xml:space="preserve">). Plot produced by </w:t>
      </w:r>
      <w:proofErr w:type="spellStart"/>
      <w:r w:rsidR="004A1BFF" w:rsidRPr="004A1BFF">
        <w:t>plot_seg_</w:t>
      </w:r>
      <w:proofErr w:type="gramStart"/>
      <w:r w:rsidR="004A1BFF" w:rsidRPr="004A1BFF">
        <w:t>results</w:t>
      </w:r>
      <w:proofErr w:type="spellEnd"/>
      <w:r w:rsidR="004A1BFF">
        <w:t>(</w:t>
      </w:r>
      <w:proofErr w:type="gramEnd"/>
      <w:r w:rsidR="004A1BFF">
        <w:t xml:space="preserve">). The bounding boxes are generated by </w:t>
      </w:r>
      <w:proofErr w:type="spellStart"/>
      <w:r w:rsidR="004A1BFF">
        <w:t>groundingDINO</w:t>
      </w:r>
      <w:proofErr w:type="spellEnd"/>
      <w:r w:rsidR="004A1BFF">
        <w:t xml:space="preserve"> and segmentation (as indicated by the coloration of the fish and fins) is generated by SAM. c) All exported masks isolated from the background as produced by </w:t>
      </w:r>
      <w:proofErr w:type="spellStart"/>
      <w:r w:rsidR="004A1BFF" w:rsidRPr="004A1BFF">
        <w:t>export_transparent_</w:t>
      </w:r>
      <w:proofErr w:type="gramStart"/>
      <w:r w:rsidR="004A1BFF" w:rsidRPr="004A1BFF">
        <w:t>png</w:t>
      </w:r>
      <w:proofErr w:type="spellEnd"/>
      <w:r w:rsidR="004A1BFF">
        <w:t>(</w:t>
      </w:r>
      <w:proofErr w:type="gramEnd"/>
      <w:r w:rsidR="004A1BFF">
        <w:t xml:space="preserve">). d)The </w:t>
      </w:r>
      <w:r w:rsidR="00E90605">
        <w:t>isolated fins and body</w:t>
      </w:r>
      <w:r w:rsidR="004A1BFF">
        <w:t xml:space="preserve"> the fish </w:t>
      </w:r>
      <w:r w:rsidR="001576BB">
        <w:t xml:space="preserve">- also produced by </w:t>
      </w:r>
      <w:proofErr w:type="spellStart"/>
      <w:r w:rsidR="001576BB" w:rsidRPr="001576BB">
        <w:t>export_transparent_</w:t>
      </w:r>
      <w:proofErr w:type="gramStart"/>
      <w:r w:rsidR="001576BB" w:rsidRPr="001576BB">
        <w:t>png</w:t>
      </w:r>
      <w:proofErr w:type="spellEnd"/>
      <w:r w:rsidR="001576BB" w:rsidRPr="001576BB">
        <w:t>(</w:t>
      </w:r>
      <w:proofErr w:type="gramEnd"/>
      <w:r w:rsidR="001576BB" w:rsidRPr="001576BB">
        <w:t>)</w:t>
      </w:r>
      <w:r w:rsidR="001576BB">
        <w:t xml:space="preserve"> with the </w:t>
      </w:r>
      <w:proofErr w:type="spellStart"/>
      <w:r w:rsidR="001576BB" w:rsidRPr="001576BB">
        <w:t>remove_overlap</w:t>
      </w:r>
      <w:proofErr w:type="spellEnd"/>
      <w:r w:rsidR="001576BB">
        <w:t xml:space="preserve"> argument set to TRUE</w:t>
      </w:r>
      <w:r w:rsidR="004A1BFF">
        <w:t xml:space="preserve">. </w:t>
      </w:r>
      <w:r w:rsidR="006C3D55">
        <w:t xml:space="preserve">e) the </w:t>
      </w:r>
      <w:r w:rsidR="00051666">
        <w:t xml:space="preserve">R </w:t>
      </w:r>
      <w:r w:rsidR="006C3D55">
        <w:t xml:space="preserve">code used to generate the segmentation. </w:t>
      </w:r>
    </w:p>
    <w:p w14:paraId="13E7E269" w14:textId="77777777" w:rsidR="007F670D" w:rsidRPr="00DE4C68" w:rsidRDefault="007F670D" w:rsidP="00DE4C68">
      <w:pPr>
        <w:pStyle w:val="Caption"/>
      </w:pPr>
    </w:p>
    <w:p w14:paraId="2E379BEB" w14:textId="24CDFAA7" w:rsidR="00C30505" w:rsidRDefault="45577A23" w:rsidP="00BD13A3">
      <w:pPr>
        <w:pStyle w:val="Standard"/>
        <w:keepNext/>
        <w:spacing w:line="360" w:lineRule="auto"/>
        <w:rPr>
          <w:i/>
          <w:iCs/>
        </w:rPr>
      </w:pPr>
      <w:r w:rsidRPr="1AF18BBE">
        <w:rPr>
          <w:i/>
          <w:iCs/>
        </w:rPr>
        <w:t xml:space="preserve">Example 2 – Batch </w:t>
      </w:r>
      <w:r w:rsidR="381D8EE5" w:rsidRPr="1AF18BBE">
        <w:rPr>
          <w:i/>
          <w:iCs/>
        </w:rPr>
        <w:t xml:space="preserve">segmentation </w:t>
      </w:r>
      <w:r w:rsidRPr="1AF18BBE">
        <w:rPr>
          <w:i/>
          <w:iCs/>
        </w:rPr>
        <w:t>of a small dataset</w:t>
      </w:r>
    </w:p>
    <w:p w14:paraId="69659A77" w14:textId="1063384E" w:rsidR="00DE4C68" w:rsidRDefault="795FA4C4" w:rsidP="00DE4C68">
      <w:pPr>
        <w:pStyle w:val="Standard"/>
        <w:keepNext/>
        <w:spacing w:line="360" w:lineRule="auto"/>
      </w:pPr>
      <w:r w:rsidRPr="1AF18BBE">
        <w:rPr>
          <w:rFonts w:eastAsia="Liberation Serif" w:cs="Liberation Serif"/>
        </w:rPr>
        <w:t xml:space="preserve">In this example, I demonstrate </w:t>
      </w:r>
      <w:proofErr w:type="spellStart"/>
      <w:r w:rsidRPr="1AF18BBE">
        <w:rPr>
          <w:rFonts w:eastAsia="Liberation Serif" w:cs="Liberation Serif"/>
        </w:rPr>
        <w:t>SegmentR's</w:t>
      </w:r>
      <w:proofErr w:type="spellEnd"/>
      <w:r w:rsidRPr="1AF18BBE">
        <w:rPr>
          <w:rFonts w:eastAsia="Liberation Serif" w:cs="Liberation Serif"/>
        </w:rPr>
        <w:t xml:space="preserve"> batch processing capabilities and its integration into a broader image analysis pipeline. Using a dataset of four flower images sourced from </w:t>
      </w:r>
      <w:proofErr w:type="spellStart"/>
      <w:r w:rsidRPr="1AF18BBE">
        <w:rPr>
          <w:rFonts w:eastAsia="Liberation Serif" w:cs="Liberation Serif"/>
        </w:rPr>
        <w:t>iNaturalist</w:t>
      </w:r>
      <w:proofErr w:type="spellEnd"/>
      <w:r w:rsidRPr="1AF18BBE">
        <w:rPr>
          <w:rFonts w:eastAsia="Liberation Serif" w:cs="Liberation Serif"/>
        </w:rPr>
        <w:t xml:space="preserve">, I showcase how </w:t>
      </w:r>
      <w:proofErr w:type="spellStart"/>
      <w:r w:rsidRPr="1AF18BBE">
        <w:rPr>
          <w:rFonts w:eastAsia="Liberation Serif" w:cs="Liberation Serif"/>
        </w:rPr>
        <w:t>SegmentR</w:t>
      </w:r>
      <w:proofErr w:type="spellEnd"/>
      <w:r w:rsidRPr="1AF18BBE">
        <w:rPr>
          <w:rFonts w:eastAsia="Liberation Serif" w:cs="Liberation Serif"/>
        </w:rPr>
        <w:t xml:space="preserve"> can serve as an efficient preprocessing step for color analysis using the </w:t>
      </w:r>
      <w:proofErr w:type="spellStart"/>
      <w:r w:rsidRPr="1AF18BBE">
        <w:rPr>
          <w:rFonts w:eastAsia="Liberation Serif" w:cs="Liberation Serif"/>
        </w:rPr>
        <w:t>recolorize</w:t>
      </w:r>
      <w:proofErr w:type="spellEnd"/>
      <w:r w:rsidRPr="1AF18BBE">
        <w:rPr>
          <w:rFonts w:eastAsia="Liberation Serif" w:cs="Liberation Serif"/>
        </w:rPr>
        <w:t xml:space="preserve"> package (</w:t>
      </w:r>
      <w:r w:rsidR="005439B2">
        <w:t>Weller et al. 2024</w:t>
      </w:r>
      <w:r w:rsidRPr="1AF18BBE">
        <w:rPr>
          <w:rFonts w:eastAsia="Liberation Serif" w:cs="Liberation Serif"/>
        </w:rPr>
        <w:t xml:space="preserve">). The workflow begins with </w:t>
      </w:r>
      <w:proofErr w:type="spellStart"/>
      <w:r w:rsidRPr="1AF18BBE">
        <w:rPr>
          <w:rFonts w:eastAsia="Liberation Serif" w:cs="Liberation Serif"/>
        </w:rPr>
        <w:t>run_grounded_</w:t>
      </w:r>
      <w:proofErr w:type="gramStart"/>
      <w:r w:rsidRPr="1AF18BBE">
        <w:rPr>
          <w:rFonts w:eastAsia="Liberation Serif" w:cs="Liberation Serif"/>
        </w:rPr>
        <w:t>segmentation</w:t>
      </w:r>
      <w:proofErr w:type="spellEnd"/>
      <w:r w:rsidRPr="1AF18BBE">
        <w:rPr>
          <w:rFonts w:eastAsia="Liberation Serif" w:cs="Liberation Serif"/>
        </w:rPr>
        <w:t>(</w:t>
      </w:r>
      <w:proofErr w:type="gramEnd"/>
      <w:r w:rsidRPr="1AF18BBE">
        <w:rPr>
          <w:rFonts w:eastAsia="Liberation Serif" w:cs="Liberation Serif"/>
        </w:rPr>
        <w:t xml:space="preserve">), which processes all images in the specified directory using a single prompt: </w:t>
      </w:r>
      <w:r w:rsidR="005D700E">
        <w:rPr>
          <w:rFonts w:eastAsia="Liberation Serif" w:cs="Liberation Serif"/>
        </w:rPr>
        <w:t>“</w:t>
      </w:r>
      <w:r w:rsidRPr="1AF18BBE">
        <w:rPr>
          <w:rFonts w:eastAsia="Liberation Serif" w:cs="Liberation Serif"/>
        </w:rPr>
        <w:t>an individual flower</w:t>
      </w:r>
      <w:r w:rsidR="005D700E">
        <w:rPr>
          <w:rFonts w:eastAsia="Liberation Serif" w:cs="Liberation Serif"/>
        </w:rPr>
        <w:t>.”</w:t>
      </w:r>
      <w:r w:rsidRPr="1AF18BBE">
        <w:rPr>
          <w:rFonts w:eastAsia="Liberation Serif" w:cs="Liberation Serif"/>
        </w:rPr>
        <w:t xml:space="preserve"> The </w:t>
      </w:r>
      <w:proofErr w:type="spellStart"/>
      <w:r w:rsidRPr="1AF18BBE">
        <w:rPr>
          <w:rFonts w:eastAsia="Liberation Serif" w:cs="Liberation Serif"/>
        </w:rPr>
        <w:t>get_segmentation_</w:t>
      </w:r>
      <w:proofErr w:type="gramStart"/>
      <w:r w:rsidRPr="1AF18BBE">
        <w:rPr>
          <w:rFonts w:eastAsia="Liberation Serif" w:cs="Liberation Serif"/>
        </w:rPr>
        <w:t>paths</w:t>
      </w:r>
      <w:proofErr w:type="spellEnd"/>
      <w:r w:rsidRPr="1AF18BBE">
        <w:rPr>
          <w:rFonts w:eastAsia="Liberation Serif" w:cs="Liberation Serif"/>
        </w:rPr>
        <w:t>(</w:t>
      </w:r>
      <w:proofErr w:type="gramEnd"/>
      <w:r w:rsidRPr="1AF18BBE">
        <w:rPr>
          <w:rFonts w:eastAsia="Liberation Serif" w:cs="Liberation Serif"/>
        </w:rPr>
        <w:t>) function then retrieves the paths to all processed images, enabling batch loading of segmentation results. The subsequent automated processing, from image import to the export of transparent PNGs, completed in 39 seconds for all four images</w:t>
      </w:r>
      <w:r w:rsidR="00DE4C68">
        <w:rPr>
          <w:rFonts w:eastAsia="Liberation Serif" w:cs="Liberation Serif"/>
        </w:rPr>
        <w:t xml:space="preserve"> on a </w:t>
      </w:r>
      <w:proofErr w:type="spellStart"/>
      <w:r w:rsidR="00DE4C68">
        <w:rPr>
          <w:rFonts w:eastAsia="Liberation Serif" w:cs="Liberation Serif"/>
        </w:rPr>
        <w:t>MacStudio</w:t>
      </w:r>
      <w:proofErr w:type="spellEnd"/>
      <w:r w:rsidR="00DE4C68">
        <w:rPr>
          <w:rFonts w:eastAsia="Liberation Serif" w:cs="Liberation Serif"/>
        </w:rPr>
        <w:t xml:space="preserve"> with 96GB of memory and an Apple M2 Max chip (12 </w:t>
      </w:r>
      <w:r w:rsidR="00130057">
        <w:rPr>
          <w:rFonts w:eastAsia="Liberation Serif" w:cs="Liberation Serif"/>
        </w:rPr>
        <w:t xml:space="preserve">CPU </w:t>
      </w:r>
      <w:r w:rsidR="00DE4C68">
        <w:rPr>
          <w:rFonts w:eastAsia="Liberation Serif" w:cs="Liberation Serif"/>
        </w:rPr>
        <w:t>cores)</w:t>
      </w:r>
      <w:r w:rsidRPr="1AF18BBE">
        <w:rPr>
          <w:rFonts w:eastAsia="Liberation Serif" w:cs="Liberation Serif"/>
        </w:rPr>
        <w:t xml:space="preserve">. Each segment is exported as a cropped, </w:t>
      </w:r>
      <w:r w:rsidRPr="1AF18BBE">
        <w:rPr>
          <w:rFonts w:eastAsia="Liberation Serif" w:cs="Liberation Serif"/>
        </w:rPr>
        <w:lastRenderedPageBreak/>
        <w:t xml:space="preserve">transparent PNG with overlap removal to ensure clean isolation of individual flowers. </w:t>
      </w:r>
      <w:r w:rsidR="005D700E">
        <w:rPr>
          <w:rFonts w:eastAsia="Liberation Serif" w:cs="Liberation Serif"/>
        </w:rPr>
        <w:t>T</w:t>
      </w:r>
      <w:r w:rsidRPr="1AF18BBE">
        <w:rPr>
          <w:rFonts w:eastAsia="Liberation Serif" w:cs="Liberation Serif"/>
        </w:rPr>
        <w:t>he pipeline includes a manual selection step to identify the most suitable masks for color analysis</w:t>
      </w:r>
      <w:r w:rsidR="005D700E">
        <w:rPr>
          <w:rFonts w:eastAsia="Liberation Serif" w:cs="Liberation Serif"/>
        </w:rPr>
        <w:t>.</w:t>
      </w:r>
      <w:r w:rsidRPr="1AF18BBE">
        <w:rPr>
          <w:rFonts w:eastAsia="Liberation Serif" w:cs="Liberation Serif"/>
        </w:rPr>
        <w:t xml:space="preserve"> </w:t>
      </w:r>
      <w:r w:rsidR="005D700E">
        <w:rPr>
          <w:rFonts w:eastAsia="Liberation Serif" w:cs="Liberation Serif"/>
        </w:rPr>
        <w:t xml:space="preserve">Although this is a manual step, it is likely still </w:t>
      </w:r>
      <w:r w:rsidRPr="1AF18BBE">
        <w:rPr>
          <w:rFonts w:eastAsia="Liberation Serif" w:cs="Liberation Serif"/>
        </w:rPr>
        <w:t>more efficient than manual flower delineation</w:t>
      </w:r>
      <w:r w:rsidR="00AB3A5B">
        <w:rPr>
          <w:rFonts w:eastAsia="Liberation Serif" w:cs="Liberation Serif"/>
        </w:rPr>
        <w:t xml:space="preserve"> on large batches of images</w:t>
      </w:r>
      <w:r w:rsidRPr="1AF18BBE">
        <w:rPr>
          <w:rFonts w:eastAsia="Liberation Serif" w:cs="Liberation Serif"/>
        </w:rPr>
        <w:t xml:space="preserve">. Importantly, </w:t>
      </w:r>
      <w:proofErr w:type="spellStart"/>
      <w:r w:rsidRPr="1AF18BBE">
        <w:rPr>
          <w:rFonts w:eastAsia="Liberation Serif" w:cs="Liberation Serif"/>
        </w:rPr>
        <w:t>SegmentR</w:t>
      </w:r>
      <w:proofErr w:type="spellEnd"/>
      <w:r w:rsidRPr="1AF18BBE">
        <w:rPr>
          <w:rFonts w:eastAsia="Liberation Serif" w:cs="Liberation Serif"/>
        </w:rPr>
        <w:t xml:space="preserve"> facilitates reproducibility by automatically generating a comprehensive metadata table for each segmentation. This table includes image names, mask IDs, detection labels, confidence scores, bounding box coordinates, and mask dimensions. The structured format of this metadata allows users to document their mask selection process and maintain a record of the segmentation parameters, ensuring transparency and reproducibility in subsequent analyses. For instance, users can filter masks based on confidence scores or use bounding box coordinates to verify spatial relationships between detected objects.</w:t>
      </w:r>
      <w:r w:rsidR="0056168C">
        <w:rPr>
          <w:rFonts w:eastAsia="Liberation Serif" w:cs="Liberation Serif"/>
        </w:rPr>
        <w:br/>
      </w:r>
      <w:r w:rsidR="0056168C">
        <w:rPr>
          <w:rFonts w:eastAsia="Liberation Serif" w:cs="Liberation Serif"/>
        </w:rPr>
        <w:br/>
      </w:r>
      <w:r w:rsidR="001C782D">
        <w:rPr>
          <w:noProof/>
        </w:rPr>
        <w:drawing>
          <wp:inline distT="0" distB="0" distL="0" distR="0" wp14:anchorId="14B5F5D9" wp14:editId="474EC44E">
            <wp:extent cx="4459265" cy="4031761"/>
            <wp:effectExtent l="0" t="0" r="0" b="0"/>
            <wp:docPr id="911950459" name="Picture 5" descr="A collage of different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50459" name="Picture 5" descr="A collage of different flow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0126" cy="4077746"/>
                    </a:xfrm>
                    <a:prstGeom prst="rect">
                      <a:avLst/>
                    </a:prstGeom>
                  </pic:spPr>
                </pic:pic>
              </a:graphicData>
            </a:graphic>
          </wp:inline>
        </w:drawing>
      </w:r>
    </w:p>
    <w:p w14:paraId="597B87C9" w14:textId="4B25CCD8" w:rsidR="006A6936" w:rsidRDefault="00DE4C68" w:rsidP="006A6936">
      <w:pPr>
        <w:pStyle w:val="Caption"/>
        <w:rPr>
          <w:ins w:id="540" w:author="Boyko, James" w:date="2025-04-05T09:27:00Z" w16du:dateUtc="2025-04-05T13:27:00Z"/>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Example 2: batch processing</w:t>
      </w:r>
      <w:r w:rsidR="00F146F7">
        <w:t xml:space="preserve"> of four images</w:t>
      </w:r>
      <w:r>
        <w:t xml:space="preserve">. </w:t>
      </w:r>
      <w:r w:rsidR="007F670D">
        <w:t xml:space="preserve">a) </w:t>
      </w:r>
      <w:r w:rsidR="0056168C">
        <w:t xml:space="preserve">Each </w:t>
      </w:r>
      <w:r w:rsidR="00EE7C86">
        <w:t>column</w:t>
      </w:r>
      <w:r w:rsidR="0056168C">
        <w:t xml:space="preserve"> is a different image sourced from </w:t>
      </w:r>
      <w:proofErr w:type="spellStart"/>
      <w:r w:rsidR="0056168C">
        <w:t>iNaturalist</w:t>
      </w:r>
      <w:proofErr w:type="spellEnd"/>
      <w:r w:rsidR="0056168C">
        <w:t xml:space="preserve"> under the CC-BY-NC license (from left to right the IDs of each image are </w:t>
      </w:r>
      <w:r w:rsidR="0056168C" w:rsidRPr="0056168C">
        <w:t>249435672</w:t>
      </w:r>
      <w:r w:rsidR="0056168C">
        <w:t xml:space="preserve">, </w:t>
      </w:r>
      <w:r w:rsidR="0056168C" w:rsidRPr="0056168C">
        <w:t>243695619</w:t>
      </w:r>
      <w:r w:rsidR="0056168C">
        <w:t xml:space="preserve">, </w:t>
      </w:r>
      <w:r w:rsidR="0056168C" w:rsidRPr="0056168C">
        <w:t>243146103</w:t>
      </w:r>
      <w:r w:rsidR="0056168C">
        <w:t xml:space="preserve">, and </w:t>
      </w:r>
      <w:r w:rsidR="0056168C" w:rsidRPr="0056168C">
        <w:t>242477360</w:t>
      </w:r>
      <w:r w:rsidR="0056168C">
        <w:t xml:space="preserve">). </w:t>
      </w:r>
      <w:r w:rsidR="00EE7C86">
        <w:t xml:space="preserve">The top row is the original image. The second row shows bounding boxes around what was detected as “an individual flower.” The third row is the flower isolated and cropped. In cases where more than one flower was detected, the cropped images were manually selected for the highest quality. The final row is the output of </w:t>
      </w:r>
      <w:proofErr w:type="spellStart"/>
      <w:proofErr w:type="gramStart"/>
      <w:r w:rsidR="00EE7C86" w:rsidRPr="00EE7C86">
        <w:t>recluster</w:t>
      </w:r>
      <w:proofErr w:type="spellEnd"/>
      <w:r w:rsidR="00EE7C86">
        <w:t>(</w:t>
      </w:r>
      <w:proofErr w:type="gramEnd"/>
      <w:r w:rsidR="00EE7C86">
        <w:t xml:space="preserve">) from the </w:t>
      </w:r>
      <w:proofErr w:type="spellStart"/>
      <w:r w:rsidR="00EE7C86">
        <w:t>recolorize</w:t>
      </w:r>
      <w:proofErr w:type="spellEnd"/>
      <w:r w:rsidR="00EE7C86">
        <w:t xml:space="preserve"> package, with a legend showing the color </w:t>
      </w:r>
      <w:proofErr w:type="spellStart"/>
      <w:r w:rsidR="00EE7C86">
        <w:t>pallete</w:t>
      </w:r>
      <w:proofErr w:type="spellEnd"/>
      <w:r w:rsidR="00EE7C86">
        <w:t xml:space="preserve"> detected from the </w:t>
      </w:r>
      <w:r w:rsidR="00D0056D">
        <w:t>cropped and isolated</w:t>
      </w:r>
      <w:r w:rsidR="00EE7C86">
        <w:t xml:space="preserve"> </w:t>
      </w:r>
      <w:r w:rsidR="00D0056D">
        <w:t xml:space="preserve">flower </w:t>
      </w:r>
      <w:r w:rsidR="00EE7C86">
        <w:t xml:space="preserve">image. </w:t>
      </w:r>
      <w:r w:rsidR="007F670D">
        <w:t xml:space="preserve">b) the R code used to produce the segmentations and export individual parts. </w:t>
      </w:r>
    </w:p>
    <w:p w14:paraId="275B70CE" w14:textId="77777777" w:rsidR="00160A40" w:rsidRPr="006A6936" w:rsidRDefault="00160A40" w:rsidP="006A6936">
      <w:pPr>
        <w:pStyle w:val="Caption"/>
      </w:pPr>
    </w:p>
    <w:p w14:paraId="713291CA" w14:textId="54F516E1" w:rsidR="005D700E" w:rsidRDefault="005D700E" w:rsidP="005D700E">
      <w:pPr>
        <w:pStyle w:val="Standard"/>
        <w:spacing w:line="360" w:lineRule="auto"/>
        <w:rPr>
          <w:b/>
          <w:bCs/>
        </w:rPr>
      </w:pPr>
      <w:r>
        <w:rPr>
          <w:b/>
          <w:bCs/>
        </w:rPr>
        <w:t>3. DISCUSSION</w:t>
      </w:r>
    </w:p>
    <w:p w14:paraId="16B325B3" w14:textId="6E5696CF" w:rsidR="00C30505" w:rsidRDefault="00FC4F3F" w:rsidP="00E4222A">
      <w:pPr>
        <w:pStyle w:val="Standard"/>
        <w:spacing w:line="360" w:lineRule="auto"/>
        <w:rPr>
          <w:ins w:id="541" w:author="Boyko, James" w:date="2025-04-05T10:02:00Z" w16du:dateUtc="2025-04-05T14:02:00Z"/>
        </w:rPr>
      </w:pPr>
      <w:r>
        <w:t xml:space="preserve">The proliferation of digital imaging </w:t>
      </w:r>
      <w:r w:rsidR="005D700E">
        <w:t xml:space="preserve">has led to an unprecedented accumulation of biodiversity data. However, the heterogeneous nature of these datasets presents significant challenges for standardization and analysis. Recent advancements in computer vision technologies have emerged as a promising solution to address these complexities. </w:t>
      </w:r>
      <w:r w:rsidR="00EC21FF">
        <w:t>Thus, a</w:t>
      </w:r>
      <w:r w:rsidR="005D700E">
        <w:t xml:space="preserve"> powerful, accessible, and environmentally responsible way forward for academics may be the utilization of large pre-trained models. These models are trained on extensive datasets which few academic collaborations </w:t>
      </w:r>
      <w:proofErr w:type="gramStart"/>
      <w:r w:rsidR="005D700E">
        <w:t>are able to</w:t>
      </w:r>
      <w:proofErr w:type="gramEnd"/>
      <w:r w:rsidR="005D700E">
        <w:t xml:space="preserve"> match (e.g., the billion masks used to train SAM; </w:t>
      </w:r>
      <w:proofErr w:type="spellStart"/>
      <w:r w:rsidR="005D700E">
        <w:t>Krillov</w:t>
      </w:r>
      <w:proofErr w:type="spellEnd"/>
      <w:r w:rsidR="005D700E">
        <w:t xml:space="preserve"> et al., 2023). </w:t>
      </w:r>
    </w:p>
    <w:p w14:paraId="4E55B95B" w14:textId="77777777" w:rsidR="002A7CFD" w:rsidDel="00374767" w:rsidRDefault="002A7CFD" w:rsidP="002A7CFD">
      <w:pPr>
        <w:pStyle w:val="Standard"/>
        <w:spacing w:line="360" w:lineRule="auto"/>
        <w:rPr>
          <w:del w:id="542" w:author="Boyko, James" w:date="2025-04-08T10:21:00Z" w16du:dateUtc="2025-04-08T14:21:00Z"/>
          <w:moveTo w:id="543" w:author="Boyko, James" w:date="2025-04-05T10:02:00Z" w16du:dateUtc="2025-04-05T14:02:00Z"/>
        </w:rPr>
      </w:pPr>
      <w:moveToRangeStart w:id="544" w:author="Boyko, James" w:date="2025-04-05T10:02:00Z" w:name="move194739752"/>
      <w:moveTo w:id="545" w:author="Boyko, James" w:date="2025-04-05T10:02:00Z" w16du:dateUtc="2025-04-05T14:02:00Z">
        <w:r>
          <w:t xml:space="preserve">To this end, powerful pre-trained models can be effectively leveraged for a variety of tasks with minimal, or no, fine-tuning (Zhai et al. 2022).  </w:t>
        </w:r>
      </w:moveTo>
    </w:p>
    <w:moveToRangeEnd w:id="544"/>
    <w:p w14:paraId="53D1C5AD" w14:textId="77777777" w:rsidR="002A7CFD" w:rsidRDefault="002A7CFD" w:rsidP="00E4222A">
      <w:pPr>
        <w:pStyle w:val="Standard"/>
        <w:spacing w:line="360" w:lineRule="auto"/>
      </w:pPr>
    </w:p>
    <w:p w14:paraId="5095341A" w14:textId="2D21B6E7" w:rsidR="00645972" w:rsidRDefault="7E5774D5" w:rsidP="009610A0">
      <w:pPr>
        <w:pStyle w:val="Standard"/>
        <w:spacing w:line="360" w:lineRule="auto"/>
        <w:ind w:firstLine="709"/>
      </w:pPr>
      <w:r w:rsidRPr="1AF18BBE">
        <w:t xml:space="preserve">The zero-shot object detection capabilities of </w:t>
      </w:r>
      <w:proofErr w:type="spellStart"/>
      <w:r w:rsidRPr="1AF18BBE">
        <w:t>groundingDINO</w:t>
      </w:r>
      <w:proofErr w:type="spellEnd"/>
      <w:r w:rsidRPr="1AF18BBE">
        <w:t xml:space="preserve"> (Feng et al., 2023) offer significant advantages when processing non-standardized citizen science data. The heterogeneous nature of images on platforms like </w:t>
      </w:r>
      <w:proofErr w:type="spellStart"/>
      <w:r w:rsidRPr="1AF18BBE">
        <w:t>iNaturalist</w:t>
      </w:r>
      <w:proofErr w:type="spellEnd"/>
      <w:r w:rsidRPr="1AF18BBE">
        <w:t xml:space="preserve">, where organisms may be positioned anywhere within the frame, camouflaged against diverse backgrounds, or present alongside other species, highlights the value of general text-prompt-based object detection. However, it is crucial to understand the inherent limitations of these detection algorithms in biological applications. The examples presented in this paper primarily utilize common organisms (flowers and fish) that were likely well-represented in the training datasets of both </w:t>
      </w:r>
      <w:proofErr w:type="spellStart"/>
      <w:r w:rsidRPr="1AF18BBE">
        <w:t>groundingDINO</w:t>
      </w:r>
      <w:proofErr w:type="spellEnd"/>
      <w:r w:rsidRPr="1AF18BBE">
        <w:t xml:space="preserve"> and SAM (Segment Anything Model). While this suggests reliable performance for frequently photographed organisms, such as those commonly documented on citizen science platforms, the algorithms may exhibit reduced accuracy when applied to specialized scientific imagery. For instance, paleontological specimens, microscopy data, or museum collections may present unique challenges due to their absence from the models</w:t>
      </w:r>
      <w:r w:rsidR="009C29A3">
        <w:t>’</w:t>
      </w:r>
      <w:r w:rsidRPr="1AF18BBE">
        <w:t xml:space="preserve"> training data.</w:t>
      </w:r>
    </w:p>
    <w:p w14:paraId="5E0A097A" w14:textId="5A80BFDC" w:rsidR="009434C4" w:rsidRDefault="7E5774D5" w:rsidP="009610A0">
      <w:pPr>
        <w:spacing w:line="360" w:lineRule="auto"/>
        <w:ind w:firstLine="709"/>
      </w:pPr>
      <w:r w:rsidRPr="1AF18BBE">
        <w:t xml:space="preserve">Nevertheless, even in scenarios where detection accuracy is suboptimal, </w:t>
      </w:r>
      <w:proofErr w:type="spellStart"/>
      <w:r w:rsidRPr="1AF18BBE">
        <w:t>SegmentR's</w:t>
      </w:r>
      <w:proofErr w:type="spellEnd"/>
      <w:r w:rsidRPr="1AF18BBE">
        <w:t xml:space="preserve"> automated approach can still offer significant time savings compared to manual segmentation. The algorithm's two-stage process - object detection followed by segmentation within the detected bounding box - means that even when text-prompt detection is imperfect, the subsequent segmentation step can still provide useful results. The time required to manually adjust a bounding box is substantially less than that needed for precise manual delineation of organism boundaries. However, the bounding box-based approach introduces </w:t>
      </w:r>
      <w:r w:rsidR="56A2A7AD" w:rsidRPr="1AF18BBE">
        <w:t>new</w:t>
      </w:r>
      <w:r w:rsidR="009C29A3">
        <w:t xml:space="preserve"> </w:t>
      </w:r>
      <w:r w:rsidRPr="1AF18BBE">
        <w:t xml:space="preserve">limitations. A notable constraint is the algorithm's inability to handle internal voids. For example, when processing images of coiled snakes or organisms with natural apertures, the bounding box methodology will include all pixels within the box's boundaries, potentially </w:t>
      </w:r>
      <w:r w:rsidRPr="1AF18BBE">
        <w:lastRenderedPageBreak/>
        <w:t>incorporating undesired background regions. This limitation could potentially be addressed through integration with specialized background removal algorithms or post-processing techniques.</w:t>
      </w:r>
    </w:p>
    <w:p w14:paraId="4CB8C9F3" w14:textId="7826B66F" w:rsidR="00645972" w:rsidRDefault="7E5774D5" w:rsidP="009610A0">
      <w:pPr>
        <w:spacing w:line="360" w:lineRule="auto"/>
        <w:ind w:firstLine="709"/>
      </w:pPr>
      <w:r w:rsidRPr="1AF18BBE">
        <w:t xml:space="preserve">A final consideration concerns the scalability of the R implementation. While </w:t>
      </w:r>
      <w:proofErr w:type="spellStart"/>
      <w:r w:rsidRPr="1AF18BBE">
        <w:t>SegmentR</w:t>
      </w:r>
      <w:proofErr w:type="spellEnd"/>
      <w:r w:rsidRPr="1AF18BBE">
        <w:t xml:space="preserve"> efficiently handles batch processing through separate export operations, many of its utility functions are optimized for scenarios where all images can be loaded into memory simultaneously. This approach may become problematic when processing large image datasets, as R's memory management may become a bottleneck. Although future package refinements will address</w:t>
      </w:r>
      <w:r w:rsidR="7E169965" w:rsidRPr="1AF18BBE">
        <w:t xml:space="preserve"> some of</w:t>
      </w:r>
      <w:r w:rsidRPr="1AF18BBE">
        <w:t xml:space="preserve"> these R-specific constraints, users working with extensive image collections may benefit from utilizing Python-based implementations that offer </w:t>
      </w:r>
      <w:r w:rsidR="00EC21FF">
        <w:t xml:space="preserve">better </w:t>
      </w:r>
      <w:r w:rsidRPr="1AF18BBE">
        <w:t>memory management and processing controls.</w:t>
      </w:r>
    </w:p>
    <w:p w14:paraId="5BC9BF78" w14:textId="77777777" w:rsidR="008A3B58" w:rsidRDefault="008A3B58" w:rsidP="009610A0">
      <w:pPr>
        <w:pStyle w:val="Standard"/>
        <w:spacing w:line="360" w:lineRule="auto"/>
      </w:pPr>
    </w:p>
    <w:p w14:paraId="4CE859E3" w14:textId="3C106399" w:rsidR="00E4222A" w:rsidRDefault="005D700E" w:rsidP="009610A0">
      <w:pPr>
        <w:pStyle w:val="Standard"/>
        <w:spacing w:line="360" w:lineRule="auto"/>
      </w:pPr>
      <w:r>
        <w:rPr>
          <w:b/>
          <w:bCs/>
        </w:rPr>
        <w:t>4. CONCLUSION</w:t>
      </w:r>
    </w:p>
    <w:p w14:paraId="357D38C7" w14:textId="0E7867A1" w:rsidR="00645972" w:rsidDel="00977C40" w:rsidRDefault="00D23E13" w:rsidP="00E4222A">
      <w:pPr>
        <w:pStyle w:val="Standard"/>
        <w:spacing w:line="360" w:lineRule="auto"/>
        <w:rPr>
          <w:del w:id="546" w:author="Boyko, James" w:date="2025-04-08T10:29:00Z" w16du:dateUtc="2025-04-08T14:29:00Z"/>
        </w:rPr>
      </w:pPr>
      <w:r>
        <w:tab/>
        <w:t xml:space="preserve">The implementation of deep learning tools in R is an important step towards making these techniques widely available to biologists. R is one of the most widely used programming language for academic ecologists and evolutionary biologists, but most deep-learning developments take place in Python. Furthermore, the use of light-weight models, such as </w:t>
      </w:r>
      <w:proofErr w:type="spellStart"/>
      <w:r>
        <w:t>slimSAM</w:t>
      </w:r>
      <w:proofErr w:type="spellEnd"/>
      <w:r>
        <w:t xml:space="preserve"> (Chen 2024), allows for advanced deep-learning models to be run even on moderately powerful personal computers. By enhancing the accessibility of these tools, biologists can gain access to an increasing number of data sources. Nonetheless the automation provided by computer vision techniques will need to be balanced with careful verification of the results. Performance is not guaranteed to be the same across all images and increasing the accuracy of these models on diverse taxonomic groups will likely require some amount of additional data collection and fine-tuning</w:t>
      </w:r>
      <w:r w:rsidR="00434CA8">
        <w:t xml:space="preserve"> (</w:t>
      </w:r>
      <w:r w:rsidR="00434CA8" w:rsidRPr="00434CA8">
        <w:t>Gu</w:t>
      </w:r>
      <w:r w:rsidR="00434CA8">
        <w:t xml:space="preserve"> et al. 2024)</w:t>
      </w:r>
      <w:r>
        <w:t xml:space="preserve">. Furthermore, while </w:t>
      </w:r>
      <w:proofErr w:type="spellStart"/>
      <w:r w:rsidR="00F35A88">
        <w:t>SegmentR</w:t>
      </w:r>
      <w:proofErr w:type="spellEnd"/>
      <w:r>
        <w:t xml:space="preserve"> allows for a more automated collection of citizen science data, it cannot address all inherent limitations of this data source. Researchers must remain cognizant of sampling biases when interpreting results derived from these datasets.</w:t>
      </w:r>
      <w:r w:rsidR="009C29A3">
        <w:t xml:space="preserve"> </w:t>
      </w:r>
      <w:r>
        <w:t>Researchers must reconcile the fact that though these tools are able to automatically extract vast quantities of data, high quality datasets will only be created if they are rigorously evaluated. As deep-learning techniques continue to integrate with ecology and evolutionary biology, it is important that they are used to complement traditional methods, rather than replace them.</w:t>
      </w:r>
    </w:p>
    <w:p w14:paraId="5A626435" w14:textId="77777777" w:rsidR="00977C40" w:rsidRDefault="00977C40" w:rsidP="009C29A3">
      <w:pPr>
        <w:pStyle w:val="Standard"/>
        <w:spacing w:line="360" w:lineRule="auto"/>
        <w:rPr>
          <w:ins w:id="547" w:author="Boyko, James" w:date="2025-04-08T10:29:00Z" w16du:dateUtc="2025-04-08T14:29:00Z"/>
        </w:rPr>
      </w:pPr>
    </w:p>
    <w:p w14:paraId="1FF80914" w14:textId="77777777" w:rsidR="00645972" w:rsidDel="00977C40" w:rsidRDefault="00645972" w:rsidP="00E4222A">
      <w:pPr>
        <w:pStyle w:val="Standard"/>
        <w:spacing w:line="360" w:lineRule="auto"/>
        <w:rPr>
          <w:del w:id="548" w:author="Boyko, James" w:date="2025-04-08T10:29:00Z" w16du:dateUtc="2025-04-08T14:29:00Z"/>
        </w:rPr>
      </w:pPr>
    </w:p>
    <w:p w14:paraId="484BE733" w14:textId="4E74761C" w:rsidR="001C2397" w:rsidDel="00977C40" w:rsidRDefault="001C2397" w:rsidP="00E4222A">
      <w:pPr>
        <w:pStyle w:val="Standard"/>
        <w:spacing w:line="360" w:lineRule="auto"/>
        <w:rPr>
          <w:del w:id="549" w:author="Boyko, James" w:date="2025-04-08T10:29:00Z" w16du:dateUtc="2025-04-08T14:29:00Z"/>
        </w:rPr>
      </w:pPr>
    </w:p>
    <w:p w14:paraId="443A308B" w14:textId="64E3EF67" w:rsidR="001C2397" w:rsidDel="00977C40" w:rsidRDefault="001C2397" w:rsidP="00E4222A">
      <w:pPr>
        <w:pStyle w:val="Standard"/>
        <w:spacing w:line="360" w:lineRule="auto"/>
        <w:rPr>
          <w:del w:id="550" w:author="Boyko, James" w:date="2025-04-08T10:29:00Z" w16du:dateUtc="2025-04-08T14:29:00Z"/>
        </w:rPr>
      </w:pPr>
    </w:p>
    <w:p w14:paraId="21F43918" w14:textId="17643D74" w:rsidR="008A3B58" w:rsidDel="00977C40" w:rsidRDefault="008A3B58" w:rsidP="00E4222A">
      <w:pPr>
        <w:pStyle w:val="Standard"/>
        <w:spacing w:line="360" w:lineRule="auto"/>
        <w:rPr>
          <w:del w:id="551" w:author="Boyko, James" w:date="2025-04-08T10:29:00Z" w16du:dateUtc="2025-04-08T14:29:00Z"/>
        </w:rPr>
      </w:pPr>
    </w:p>
    <w:p w14:paraId="091A7DEB" w14:textId="7B96485B" w:rsidR="008A3B58" w:rsidDel="00977C40" w:rsidRDefault="008A3B58" w:rsidP="00E4222A">
      <w:pPr>
        <w:pStyle w:val="Standard"/>
        <w:spacing w:line="360" w:lineRule="auto"/>
        <w:rPr>
          <w:del w:id="552" w:author="Boyko, James" w:date="2025-04-08T10:29:00Z" w16du:dateUtc="2025-04-08T14:29:00Z"/>
        </w:rPr>
      </w:pPr>
    </w:p>
    <w:p w14:paraId="2977E76C" w14:textId="77777777" w:rsidR="00EC21FF" w:rsidDel="00160A40" w:rsidRDefault="00EC21FF" w:rsidP="00E4222A">
      <w:pPr>
        <w:pStyle w:val="Standard"/>
        <w:spacing w:line="360" w:lineRule="auto"/>
        <w:rPr>
          <w:del w:id="553" w:author="Boyko, James" w:date="2025-04-05T09:27:00Z" w16du:dateUtc="2025-04-05T13:27:00Z"/>
        </w:rPr>
      </w:pPr>
    </w:p>
    <w:p w14:paraId="0BD64CAE" w14:textId="18623F02" w:rsidR="00EC21FF" w:rsidDel="00160A40" w:rsidRDefault="00EC21FF" w:rsidP="00E4222A">
      <w:pPr>
        <w:pStyle w:val="Standard"/>
        <w:spacing w:line="360" w:lineRule="auto"/>
        <w:rPr>
          <w:del w:id="554" w:author="Boyko, James" w:date="2025-04-05T09:27:00Z" w16du:dateUtc="2025-04-05T13:27:00Z"/>
        </w:rPr>
      </w:pPr>
    </w:p>
    <w:p w14:paraId="49096BCB" w14:textId="0C17F88F" w:rsidR="00EC21FF" w:rsidDel="00160A40" w:rsidRDefault="00EC21FF" w:rsidP="00E4222A">
      <w:pPr>
        <w:pStyle w:val="Standard"/>
        <w:spacing w:line="360" w:lineRule="auto"/>
        <w:rPr>
          <w:del w:id="555" w:author="Boyko, James" w:date="2025-04-05T09:27:00Z" w16du:dateUtc="2025-04-05T13:27:00Z"/>
        </w:rPr>
      </w:pPr>
    </w:p>
    <w:p w14:paraId="3008B5B4" w14:textId="0EA74EB5" w:rsidR="00EC21FF" w:rsidDel="00160A40" w:rsidRDefault="00EC21FF" w:rsidP="00E4222A">
      <w:pPr>
        <w:pStyle w:val="Standard"/>
        <w:spacing w:line="360" w:lineRule="auto"/>
        <w:rPr>
          <w:del w:id="556" w:author="Boyko, James" w:date="2025-04-05T09:27:00Z" w16du:dateUtc="2025-04-05T13:27:00Z"/>
        </w:rPr>
      </w:pPr>
    </w:p>
    <w:p w14:paraId="292B2B58" w14:textId="77777777" w:rsidR="008A3B58" w:rsidRDefault="008A3B58" w:rsidP="00E4222A">
      <w:pPr>
        <w:pStyle w:val="Standard"/>
        <w:spacing w:line="360" w:lineRule="auto"/>
      </w:pPr>
    </w:p>
    <w:p w14:paraId="0981157E" w14:textId="77777777" w:rsidR="00645972" w:rsidRDefault="00D23E13" w:rsidP="00E4222A">
      <w:pPr>
        <w:pStyle w:val="Standard"/>
        <w:spacing w:line="360" w:lineRule="auto"/>
        <w:rPr>
          <w:b/>
          <w:bCs/>
        </w:rPr>
      </w:pPr>
      <w:r>
        <w:rPr>
          <w:b/>
          <w:bCs/>
        </w:rPr>
        <w:t>Acknowledgments</w:t>
      </w:r>
    </w:p>
    <w:p w14:paraId="3822325B" w14:textId="142D82B7" w:rsidR="00645972" w:rsidRDefault="00EE631A" w:rsidP="00E4222A">
      <w:pPr>
        <w:pStyle w:val="Standard"/>
        <w:spacing w:line="360" w:lineRule="auto"/>
      </w:pPr>
      <w:r>
        <w:t xml:space="preserve">The author thanks </w:t>
      </w:r>
      <w:r w:rsidR="00307637">
        <w:t xml:space="preserve">2 </w:t>
      </w:r>
      <w:r>
        <w:t>anonymous reviewer</w:t>
      </w:r>
      <w:r w:rsidR="00307637">
        <w:t xml:space="preserve">s and the AE </w:t>
      </w:r>
      <w:r>
        <w:t xml:space="preserve">for their detailed feedback that greatly focused and improved both the software and the manuscript. </w:t>
      </w:r>
      <w:r w:rsidR="00D23E13">
        <w:t xml:space="preserve">The author </w:t>
      </w:r>
      <w:r w:rsidR="00BB0837">
        <w:t xml:space="preserve">also </w:t>
      </w:r>
      <w:r w:rsidR="00D23E13">
        <w:t xml:space="preserve">thanks Thais Vasconcelos for her thoughtful feedback </w:t>
      </w:r>
      <w:r w:rsidR="00BB0837">
        <w:t>and testing of earlier versions of the software</w:t>
      </w:r>
      <w:r w:rsidR="00D23E13">
        <w:t>. This project is supported by the Eric and Wendy Schmidt AI in Science Postdoctoral Fellowship, a Schmidt Sciences Futures program.</w:t>
      </w:r>
    </w:p>
    <w:p w14:paraId="12F28DA6" w14:textId="77777777" w:rsidR="00645972" w:rsidRDefault="00645972" w:rsidP="00E4222A">
      <w:pPr>
        <w:pStyle w:val="Standard"/>
        <w:spacing w:line="360" w:lineRule="auto"/>
      </w:pPr>
    </w:p>
    <w:p w14:paraId="7E30E2CE" w14:textId="77777777" w:rsidR="00645972" w:rsidRDefault="00D23E13" w:rsidP="00E4222A">
      <w:pPr>
        <w:pStyle w:val="Standard"/>
        <w:spacing w:line="360" w:lineRule="auto"/>
        <w:rPr>
          <w:b/>
          <w:bCs/>
        </w:rPr>
      </w:pPr>
      <w:r>
        <w:rPr>
          <w:b/>
          <w:bCs/>
        </w:rPr>
        <w:t>Data Availability Statement</w:t>
      </w:r>
    </w:p>
    <w:p w14:paraId="347A004F" w14:textId="12743705" w:rsidR="00645972" w:rsidRDefault="00D23E13" w:rsidP="00E4222A">
      <w:pPr>
        <w:pStyle w:val="Standard"/>
        <w:spacing w:line="360" w:lineRule="auto"/>
      </w:pPr>
      <w:r>
        <w:t>The development version of the package is available on GitHub: https://github.com/jboyko/</w:t>
      </w:r>
      <w:r w:rsidR="00F35A88">
        <w:t>SegmentR</w:t>
      </w:r>
      <w:r>
        <w:t xml:space="preserve">. All images and code used to generate the examples are taken from the vignette associated with the package. Data and image credits can be loaded using </w:t>
      </w:r>
      <w:proofErr w:type="spellStart"/>
      <w:proofErr w:type="gramStart"/>
      <w:r w:rsidR="00F35A88">
        <w:t>SegmentR</w:t>
      </w:r>
      <w:proofErr w:type="spellEnd"/>
      <w:r>
        <w:t>::</w:t>
      </w:r>
      <w:proofErr w:type="spellStart"/>
      <w:proofErr w:type="gramEnd"/>
      <w:r>
        <w:t>load_</w:t>
      </w:r>
      <w:r w:rsidR="003479D2">
        <w:t>s</w:t>
      </w:r>
      <w:r w:rsidR="00F35A88">
        <w:t>egment</w:t>
      </w:r>
      <w:r w:rsidR="003479D2">
        <w:t>r</w:t>
      </w:r>
      <w:r>
        <w:t>_example_data</w:t>
      </w:r>
      <w:proofErr w:type="spellEnd"/>
      <w:r>
        <w:t>.</w:t>
      </w:r>
    </w:p>
    <w:p w14:paraId="476A99C3" w14:textId="77777777" w:rsidR="00645972" w:rsidRDefault="00645972" w:rsidP="00E4222A">
      <w:pPr>
        <w:pStyle w:val="Standard"/>
        <w:spacing w:line="360" w:lineRule="auto"/>
      </w:pPr>
    </w:p>
    <w:p w14:paraId="5F99971E" w14:textId="77777777" w:rsidR="00645972" w:rsidRDefault="00D23E13" w:rsidP="00E4222A">
      <w:pPr>
        <w:pStyle w:val="Standard"/>
        <w:spacing w:line="360" w:lineRule="auto"/>
        <w:rPr>
          <w:b/>
          <w:bCs/>
        </w:rPr>
      </w:pPr>
      <w:r>
        <w:rPr>
          <w:b/>
          <w:bCs/>
        </w:rPr>
        <w:t>Conflict of Interest Statement</w:t>
      </w:r>
    </w:p>
    <w:p w14:paraId="244D40A8" w14:textId="3B8CE2FC" w:rsidR="00626673" w:rsidRDefault="00D23E13" w:rsidP="007B4A2A">
      <w:pPr>
        <w:pStyle w:val="Standard"/>
        <w:spacing w:line="360" w:lineRule="auto"/>
      </w:pPr>
      <w:r>
        <w:t>The author declares no competing interests.</w:t>
      </w:r>
      <w:r w:rsidR="00626673">
        <w:br w:type="page"/>
      </w:r>
    </w:p>
    <w:p w14:paraId="06CF64DA" w14:textId="77777777" w:rsidR="00645972" w:rsidRDefault="00D23E13" w:rsidP="00E4222A">
      <w:pPr>
        <w:pStyle w:val="Standard"/>
        <w:spacing w:line="360" w:lineRule="auto"/>
        <w:rPr>
          <w:b/>
          <w:bCs/>
        </w:rPr>
      </w:pPr>
      <w:r>
        <w:rPr>
          <w:b/>
          <w:bCs/>
        </w:rPr>
        <w:lastRenderedPageBreak/>
        <w:t>References</w:t>
      </w:r>
    </w:p>
    <w:p w14:paraId="5D5CA662" w14:textId="77777777" w:rsidR="00645972" w:rsidRDefault="00D23E13" w:rsidP="00E4222A">
      <w:pPr>
        <w:pStyle w:val="Standard"/>
        <w:spacing w:line="360" w:lineRule="auto"/>
      </w:pPr>
      <w:r>
        <w:t xml:space="preserve">Chen, Z., Fang, G., Ma, X. &amp; Wang, X. (2024). </w:t>
      </w:r>
      <w:proofErr w:type="spellStart"/>
      <w:r>
        <w:t>SlimSAM</w:t>
      </w:r>
      <w:proofErr w:type="spellEnd"/>
      <w:r>
        <w:t>: 0.1% Data Makes Segment Anything Slim.</w:t>
      </w:r>
    </w:p>
    <w:p w14:paraId="4667D75E" w14:textId="77777777" w:rsidR="00645972" w:rsidRDefault="00D23E13" w:rsidP="00E4222A">
      <w:pPr>
        <w:pStyle w:val="Standard"/>
        <w:spacing w:line="360" w:lineRule="auto"/>
      </w:pPr>
      <w:r>
        <w:t xml:space="preserve">Chollet, F. (2021). </w:t>
      </w:r>
      <w:r>
        <w:rPr>
          <w:i/>
        </w:rPr>
        <w:t>Deep learning with Python</w:t>
      </w:r>
      <w:r>
        <w:t>. Second edition. Manning Publications, Shelter Island.</w:t>
      </w:r>
    </w:p>
    <w:p w14:paraId="18BDFBDB" w14:textId="77777777" w:rsidR="00645972" w:rsidRDefault="00D23E13" w:rsidP="00E4222A">
      <w:pPr>
        <w:pStyle w:val="Standard"/>
        <w:spacing w:line="360" w:lineRule="auto"/>
      </w:pPr>
      <w:r>
        <w:t xml:space="preserve">Cox, C. &amp; Davis </w:t>
      </w:r>
      <w:proofErr w:type="spellStart"/>
      <w:r>
        <w:t>Rabosky</w:t>
      </w:r>
      <w:proofErr w:type="spellEnd"/>
      <w:r>
        <w:t>, A. (2023). The Integrative Biology of Snake Coloration. pp. 179–217.</w:t>
      </w:r>
    </w:p>
    <w:p w14:paraId="4B73B7B5" w14:textId="77777777" w:rsidR="00645972" w:rsidRDefault="00D23E13" w:rsidP="00E4222A">
      <w:pPr>
        <w:pStyle w:val="Standard"/>
        <w:spacing w:line="360" w:lineRule="auto"/>
      </w:pPr>
      <w:r>
        <w:t xml:space="preserve">Dickinson, J.L., Zuckerberg, B. &amp; Bonter, D.N. (2010). Citizen Science as an Ecological Research Tool: Challenges and Benefits. </w:t>
      </w:r>
      <w:r>
        <w:rPr>
          <w:i/>
        </w:rPr>
        <w:t>Annual Review of Ecology, Evolution, and Systematics</w:t>
      </w:r>
      <w:r>
        <w:t>, 41, 149–172.</w:t>
      </w:r>
    </w:p>
    <w:p w14:paraId="1E729E9D" w14:textId="245D538A" w:rsidR="00810BA9" w:rsidRDefault="00D23E13" w:rsidP="00E4222A">
      <w:pPr>
        <w:pStyle w:val="Standard"/>
        <w:spacing w:line="360" w:lineRule="auto"/>
      </w:pPr>
      <w:r>
        <w:t xml:space="preserve">Endler, J.A. (1993). The Color of Light in Forests and Its Implications. </w:t>
      </w:r>
      <w:r>
        <w:rPr>
          <w:i/>
        </w:rPr>
        <w:t>Ecological Monographs</w:t>
      </w:r>
      <w:r>
        <w:t>, 63, 1–27.</w:t>
      </w:r>
    </w:p>
    <w:p w14:paraId="1AC8D196" w14:textId="77777777" w:rsidR="00645972" w:rsidRDefault="00D23E13" w:rsidP="00E4222A">
      <w:pPr>
        <w:pStyle w:val="Standard"/>
        <w:spacing w:line="360" w:lineRule="auto"/>
      </w:pPr>
      <w:r>
        <w:t xml:space="preserve">Finkbeiner, S.D., Briscoe, A.D. &amp; Reed, R.D. (2014). Warning signals are seductive: Relative contributions of color and pattern to predator avoidance and mate attraction in </w:t>
      </w:r>
      <w:proofErr w:type="spellStart"/>
      <w:r>
        <w:rPr>
          <w:i/>
        </w:rPr>
        <w:t>Heliconius</w:t>
      </w:r>
      <w:proofErr w:type="spellEnd"/>
      <w:r>
        <w:t xml:space="preserve"> butterflies: BUTTERFLY VISUAL SIGNALS. </w:t>
      </w:r>
      <w:r>
        <w:rPr>
          <w:i/>
        </w:rPr>
        <w:t>Evolution</w:t>
      </w:r>
      <w:r>
        <w:t>, 68, 3410–3420.</w:t>
      </w:r>
    </w:p>
    <w:p w14:paraId="251D21B7" w14:textId="77777777" w:rsidR="00645972" w:rsidRDefault="00D23E13" w:rsidP="00E4222A">
      <w:pPr>
        <w:pStyle w:val="Standard"/>
        <w:spacing w:line="360" w:lineRule="auto"/>
      </w:pPr>
      <w:r>
        <w:t xml:space="preserve">Goodfellow, I., Bengio, Y. &amp; Courville, A. (2016). </w:t>
      </w:r>
      <w:r>
        <w:rPr>
          <w:i/>
        </w:rPr>
        <w:t>Deep Learning</w:t>
      </w:r>
      <w:r>
        <w:t>. MIT Press.</w:t>
      </w:r>
    </w:p>
    <w:p w14:paraId="6E3F86B5" w14:textId="747423C9" w:rsidR="00810BA9" w:rsidRDefault="00810BA9" w:rsidP="00E4222A">
      <w:pPr>
        <w:pStyle w:val="Standard"/>
        <w:spacing w:line="360" w:lineRule="auto"/>
      </w:pPr>
      <w:r w:rsidRPr="00810BA9">
        <w:t>Gu H., Dong H., Yang J., Mazurowski M.A. 2024. How to build the best medical image segmentation algorithm using foundation models: a comprehensive empirical study with Segment Anything Model.</w:t>
      </w:r>
    </w:p>
    <w:p w14:paraId="69A32220" w14:textId="77777777" w:rsidR="00645972" w:rsidRDefault="00D23E13" w:rsidP="00E4222A">
      <w:pPr>
        <w:pStyle w:val="Standard"/>
        <w:spacing w:line="360" w:lineRule="auto"/>
      </w:pPr>
      <w:r>
        <w:t xml:space="preserve">He, K., </w:t>
      </w:r>
      <w:proofErr w:type="spellStart"/>
      <w:r>
        <w:t>Gkioxari</w:t>
      </w:r>
      <w:proofErr w:type="spellEnd"/>
      <w:r>
        <w:t xml:space="preserve">, G., </w:t>
      </w:r>
      <w:proofErr w:type="spellStart"/>
      <w:r>
        <w:t>Dollár</w:t>
      </w:r>
      <w:proofErr w:type="spellEnd"/>
      <w:r>
        <w:t xml:space="preserve">, P. &amp; </w:t>
      </w:r>
      <w:proofErr w:type="spellStart"/>
      <w:r>
        <w:t>Girshick</w:t>
      </w:r>
      <w:proofErr w:type="spellEnd"/>
      <w:r>
        <w:t>, R. (2018). Mask R-CNN.</w:t>
      </w:r>
    </w:p>
    <w:p w14:paraId="32610BC1" w14:textId="77777777" w:rsidR="00645972" w:rsidRDefault="00D23E13" w:rsidP="00E4222A">
      <w:pPr>
        <w:pStyle w:val="Standard"/>
        <w:spacing w:line="360" w:lineRule="auto"/>
      </w:pPr>
      <w:r>
        <w:t xml:space="preserve">Huyghe, K., </w:t>
      </w:r>
      <w:proofErr w:type="spellStart"/>
      <w:r>
        <w:t>Vanhooydonck</w:t>
      </w:r>
      <w:proofErr w:type="spellEnd"/>
      <w:r>
        <w:t xml:space="preserve">, B., Herrel, A., Tadic, Z. &amp; Van Damme, R. (2007). Morphology, performance, behavior and ecology of </w:t>
      </w:r>
      <w:proofErr w:type="gramStart"/>
      <w:r>
        <w:t>three color</w:t>
      </w:r>
      <w:proofErr w:type="gramEnd"/>
      <w:r>
        <w:t xml:space="preserve"> morphs in males of the lizard Podarcis </w:t>
      </w:r>
      <w:proofErr w:type="spellStart"/>
      <w:r>
        <w:t>melisellensis</w:t>
      </w:r>
      <w:proofErr w:type="spellEnd"/>
      <w:r>
        <w:t xml:space="preserve">. </w:t>
      </w:r>
      <w:r>
        <w:rPr>
          <w:i/>
        </w:rPr>
        <w:t>Integrative and Comparative Biology</w:t>
      </w:r>
      <w:r>
        <w:t>, 47, 211–220.</w:t>
      </w:r>
    </w:p>
    <w:p w14:paraId="500CB4B1" w14:textId="77777777" w:rsidR="00645972" w:rsidRDefault="00D23E13" w:rsidP="00E4222A">
      <w:pPr>
        <w:pStyle w:val="Standard"/>
        <w:spacing w:line="360" w:lineRule="auto"/>
      </w:pPr>
      <w:proofErr w:type="spellStart"/>
      <w:r>
        <w:t>Internationale</w:t>
      </w:r>
      <w:proofErr w:type="spellEnd"/>
      <w:r>
        <w:t xml:space="preserve"> </w:t>
      </w:r>
      <w:proofErr w:type="spellStart"/>
      <w:r>
        <w:t>Beleuchtungskommission</w:t>
      </w:r>
      <w:proofErr w:type="spellEnd"/>
      <w:r>
        <w:t xml:space="preserve"> (Ed.). (2004). </w:t>
      </w:r>
      <w:r>
        <w:rPr>
          <w:i/>
        </w:rPr>
        <w:t>Colorimetry</w:t>
      </w:r>
      <w:r>
        <w:t xml:space="preserve">. Publication / CIE. 3rd ed. Comm. </w:t>
      </w:r>
      <w:proofErr w:type="spellStart"/>
      <w:r>
        <w:t>Internat.</w:t>
      </w:r>
      <w:proofErr w:type="spellEnd"/>
      <w:r>
        <w:t xml:space="preserve"> de </w:t>
      </w:r>
      <w:proofErr w:type="spellStart"/>
      <w:r>
        <w:t>l’éclairage</w:t>
      </w:r>
      <w:proofErr w:type="spellEnd"/>
      <w:r>
        <w:t>, Wien.</w:t>
      </w:r>
    </w:p>
    <w:p w14:paraId="127CD261" w14:textId="77777777" w:rsidR="00645972" w:rsidRDefault="00D23E13" w:rsidP="00E4222A">
      <w:pPr>
        <w:pStyle w:val="Standard"/>
        <w:spacing w:line="360" w:lineRule="auto"/>
      </w:pPr>
      <w:r>
        <w:t xml:space="preserve">Kirillov, A., Wu, Y., He, K. &amp; </w:t>
      </w:r>
      <w:proofErr w:type="spellStart"/>
      <w:r>
        <w:t>Girshick</w:t>
      </w:r>
      <w:proofErr w:type="spellEnd"/>
      <w:r>
        <w:t xml:space="preserve">, R. (2020). </w:t>
      </w:r>
      <w:proofErr w:type="spellStart"/>
      <w:r>
        <w:t>PointRend</w:t>
      </w:r>
      <w:proofErr w:type="spellEnd"/>
      <w:r>
        <w:t>: Image Segmentation as Rendering.</w:t>
      </w:r>
    </w:p>
    <w:p w14:paraId="599F922D" w14:textId="77777777" w:rsidR="00645972" w:rsidRDefault="00D23E13" w:rsidP="00E4222A">
      <w:pPr>
        <w:pStyle w:val="Standard"/>
        <w:spacing w:line="360" w:lineRule="auto"/>
      </w:pPr>
      <w:r>
        <w:t xml:space="preserve">Kirillov, A., Mintun, E., Ravi, N., Mao, H., Rolland, C., Gustafson, L., </w:t>
      </w:r>
      <w:r>
        <w:rPr>
          <w:i/>
        </w:rPr>
        <w:t>et al.</w:t>
      </w:r>
      <w:r>
        <w:t xml:space="preserve"> (2023). Segment Anything.</w:t>
      </w:r>
    </w:p>
    <w:p w14:paraId="59B7B85D" w14:textId="77777777" w:rsidR="00645972" w:rsidRDefault="00D23E13" w:rsidP="00E4222A">
      <w:pPr>
        <w:pStyle w:val="Standard"/>
        <w:spacing w:line="360" w:lineRule="auto"/>
      </w:pPr>
      <w:r>
        <w:t xml:space="preserve">LeCun, Y., Bengio, Y. &amp; Hinton, G. (2015). Deep learning. </w:t>
      </w:r>
      <w:r>
        <w:rPr>
          <w:i/>
        </w:rPr>
        <w:t>Nature</w:t>
      </w:r>
      <w:r>
        <w:t>, 521, 436–444.</w:t>
      </w:r>
    </w:p>
    <w:p w14:paraId="7828B6D3" w14:textId="77777777" w:rsidR="00645972" w:rsidRDefault="00D23E13" w:rsidP="00E4222A">
      <w:pPr>
        <w:pStyle w:val="Standard"/>
        <w:spacing w:line="360" w:lineRule="auto"/>
      </w:pPr>
      <w:r>
        <w:t xml:space="preserve">Li, L.H., Zhang, P., Zhang, H., Yang, J., Li, C., Zhong, Y., </w:t>
      </w:r>
      <w:r>
        <w:rPr>
          <w:i/>
        </w:rPr>
        <w:t>et al.</w:t>
      </w:r>
      <w:r>
        <w:t xml:space="preserve"> (2022). Grounded Language-Image Pre-training.</w:t>
      </w:r>
    </w:p>
    <w:p w14:paraId="4CFAC432" w14:textId="77777777" w:rsidR="00645972" w:rsidRDefault="00D23E13" w:rsidP="00E4222A">
      <w:pPr>
        <w:pStyle w:val="Standard"/>
        <w:spacing w:line="360" w:lineRule="auto"/>
      </w:pPr>
      <w:r>
        <w:t xml:space="preserve">Liu, S., Zeng, Z., Ren, T., Li, F., Zhang, H., Yang, J., </w:t>
      </w:r>
      <w:r>
        <w:rPr>
          <w:i/>
        </w:rPr>
        <w:t>et al.</w:t>
      </w:r>
      <w:r>
        <w:t xml:space="preserve"> (2024). Grounding DINO: Marrying DINO with Grounded Pre-Training for Open-Set Object Detection.</w:t>
      </w:r>
    </w:p>
    <w:p w14:paraId="4B45A2A2" w14:textId="77777777" w:rsidR="00645972" w:rsidRDefault="00D23E13" w:rsidP="00E4222A">
      <w:pPr>
        <w:pStyle w:val="Standard"/>
        <w:spacing w:line="360" w:lineRule="auto"/>
      </w:pPr>
      <w:r>
        <w:t xml:space="preserve">MacQueen, J. (1967). Some methods for classification and analysis of multivariate observations. In: </w:t>
      </w:r>
      <w:r>
        <w:rPr>
          <w:i/>
        </w:rPr>
        <w:t>Proceedings of the Fifth Berkeley Symposium on Mathematical Statistics and Probability, Volume 1: Statistics</w:t>
      </w:r>
      <w:r>
        <w:t>. University of California Press, pp. 281–298.</w:t>
      </w:r>
    </w:p>
    <w:p w14:paraId="497CECFA" w14:textId="77777777" w:rsidR="00645972" w:rsidRDefault="00D23E13" w:rsidP="00E4222A">
      <w:pPr>
        <w:pStyle w:val="Standard"/>
        <w:spacing w:line="360" w:lineRule="auto"/>
      </w:pPr>
      <w:r>
        <w:t xml:space="preserve">Maia, R., </w:t>
      </w:r>
      <w:proofErr w:type="spellStart"/>
      <w:r>
        <w:t>Gruson</w:t>
      </w:r>
      <w:proofErr w:type="spellEnd"/>
      <w:r>
        <w:t xml:space="preserve">, H., Endler, J.A. &amp; White, T.E. (2019). </w:t>
      </w:r>
      <w:proofErr w:type="spellStart"/>
      <w:r>
        <w:t>pavo</w:t>
      </w:r>
      <w:proofErr w:type="spellEnd"/>
      <w:r>
        <w:t xml:space="preserve"> 2: New tools for the spectral and spatial analysis of </w:t>
      </w:r>
      <w:proofErr w:type="spellStart"/>
      <w:r>
        <w:t>colour</w:t>
      </w:r>
      <w:proofErr w:type="spellEnd"/>
      <w:r>
        <w:t xml:space="preserve"> in r. </w:t>
      </w:r>
      <w:r>
        <w:rPr>
          <w:i/>
        </w:rPr>
        <w:t>Methods in Ecology and Evolution</w:t>
      </w:r>
      <w:r>
        <w:t>, 10, 1097–1107.</w:t>
      </w:r>
    </w:p>
    <w:p w14:paraId="589C21A3" w14:textId="77777777" w:rsidR="00645972" w:rsidRDefault="00D23E13" w:rsidP="00E4222A">
      <w:pPr>
        <w:pStyle w:val="Standard"/>
        <w:spacing w:line="360" w:lineRule="auto"/>
      </w:pPr>
      <w:r>
        <w:lastRenderedPageBreak/>
        <w:t xml:space="preserve">Mitchem, L.D. (2017). The ecology of color: how color affects visual behaviors in aquatic habitats in a sexually dimorphic species (Lucania </w:t>
      </w:r>
      <w:proofErr w:type="spellStart"/>
      <w:r>
        <w:t>goodei</w:t>
      </w:r>
      <w:proofErr w:type="spellEnd"/>
      <w:r>
        <w:t xml:space="preserve">) and their major predator (Micropterus </w:t>
      </w:r>
      <w:proofErr w:type="spellStart"/>
      <w:r>
        <w:t>salmoides</w:t>
      </w:r>
      <w:proofErr w:type="spellEnd"/>
      <w:r>
        <w:t>).</w:t>
      </w:r>
    </w:p>
    <w:p w14:paraId="78C35CDA" w14:textId="77777777" w:rsidR="00645972" w:rsidRDefault="00D23E13" w:rsidP="00E4222A">
      <w:pPr>
        <w:pStyle w:val="Standard"/>
        <w:spacing w:line="360" w:lineRule="auto"/>
      </w:pPr>
      <w:r>
        <w:t xml:space="preserve">Murali, S. &amp; Govindan, V.K. (2013). Shadow Detection and Removal from a Single Image Using LAB Color Space. </w:t>
      </w:r>
      <w:r>
        <w:rPr>
          <w:i/>
        </w:rPr>
        <w:t>Cybernetics and Information Technologies</w:t>
      </w:r>
      <w:r>
        <w:t>, 13, 95–103.</w:t>
      </w:r>
    </w:p>
    <w:p w14:paraId="79CE13F3" w14:textId="77777777" w:rsidR="00645972" w:rsidRDefault="00D23E13" w:rsidP="00E4222A">
      <w:pPr>
        <w:pStyle w:val="Standard"/>
        <w:spacing w:line="360" w:lineRule="auto"/>
      </w:pPr>
      <w:proofErr w:type="spellStart"/>
      <w:r>
        <w:t>Narbona</w:t>
      </w:r>
      <w:proofErr w:type="spellEnd"/>
      <w:r>
        <w:t xml:space="preserve">, E., Arista, M., Whittall, J.B., Camargo, M.G.G. &amp; Shrestha, M. (2021). Editorial: The Role of Flower Color in Angiosperm Evolution. </w:t>
      </w:r>
      <w:r>
        <w:rPr>
          <w:i/>
        </w:rPr>
        <w:t>Front. Plant Sci.</w:t>
      </w:r>
      <w:r>
        <w:t>, 12.</w:t>
      </w:r>
    </w:p>
    <w:p w14:paraId="71E03BBF" w14:textId="77777777" w:rsidR="00645972" w:rsidRDefault="00D23E13" w:rsidP="00E4222A">
      <w:pPr>
        <w:pStyle w:val="Standard"/>
        <w:spacing w:line="360" w:lineRule="auto"/>
      </w:pPr>
      <w:r>
        <w:t xml:space="preserve">Pohland, G. &amp; Mullen, P. (2006). Preservation agents influence UV-coloration of plumage in museum bird skins. </w:t>
      </w:r>
      <w:r>
        <w:rPr>
          <w:i/>
        </w:rPr>
        <w:t xml:space="preserve">J </w:t>
      </w:r>
      <w:proofErr w:type="spellStart"/>
      <w:r>
        <w:rPr>
          <w:i/>
        </w:rPr>
        <w:t>Ornithol</w:t>
      </w:r>
      <w:proofErr w:type="spellEnd"/>
      <w:r>
        <w:t>, 147, 464–467.</w:t>
      </w:r>
    </w:p>
    <w:p w14:paraId="426112EF" w14:textId="77777777" w:rsidR="00645972" w:rsidRDefault="00D23E13" w:rsidP="00E4222A">
      <w:pPr>
        <w:pStyle w:val="Standard"/>
        <w:spacing w:line="360" w:lineRule="auto"/>
      </w:pPr>
      <w:r>
        <w:t xml:space="preserve">Redmon, J., </w:t>
      </w:r>
      <w:proofErr w:type="spellStart"/>
      <w:r>
        <w:t>Divvala</w:t>
      </w:r>
      <w:proofErr w:type="spellEnd"/>
      <w:r>
        <w:t xml:space="preserve">, S., </w:t>
      </w:r>
      <w:proofErr w:type="spellStart"/>
      <w:r>
        <w:t>Girshick</w:t>
      </w:r>
      <w:proofErr w:type="spellEnd"/>
      <w:r>
        <w:t>, R. &amp; Farhadi, A. (2016). You Only Look Once: Unified, Real-Time Object Detection.</w:t>
      </w:r>
    </w:p>
    <w:p w14:paraId="2120411B" w14:textId="77777777" w:rsidR="00645972" w:rsidRDefault="00D23E13" w:rsidP="00E4222A">
      <w:pPr>
        <w:pStyle w:val="Standard"/>
        <w:spacing w:line="360" w:lineRule="auto"/>
      </w:pPr>
      <w:r>
        <w:t xml:space="preserve">Ren, S., He, K., </w:t>
      </w:r>
      <w:proofErr w:type="spellStart"/>
      <w:r>
        <w:t>Girshick</w:t>
      </w:r>
      <w:proofErr w:type="spellEnd"/>
      <w:r>
        <w:t>, R. &amp; Sun, J. (2016). Faster R-CNN: Towards Real-Time Object Detection with Region Proposal Networks.</w:t>
      </w:r>
    </w:p>
    <w:p w14:paraId="6D6E59F6" w14:textId="77777777" w:rsidR="00645972" w:rsidRDefault="00D23E13" w:rsidP="00E4222A">
      <w:pPr>
        <w:pStyle w:val="Standard"/>
        <w:spacing w:line="360" w:lineRule="auto"/>
      </w:pPr>
      <w:r>
        <w:t xml:space="preserve">Ren, T., Liu, S., Zeng, A., Lin, J., Li, K., Cao, H., </w:t>
      </w:r>
      <w:r>
        <w:rPr>
          <w:i/>
        </w:rPr>
        <w:t>et al.</w:t>
      </w:r>
      <w:r>
        <w:t xml:space="preserve"> (2024). Grounded SAM: Assembling Open-World Models for Diverse Visual Tasks.</w:t>
      </w:r>
    </w:p>
    <w:p w14:paraId="3D7E1233" w14:textId="77777777" w:rsidR="00645972" w:rsidRDefault="00D23E13" w:rsidP="00E4222A">
      <w:pPr>
        <w:pStyle w:val="Standard"/>
        <w:spacing w:line="360" w:lineRule="auto"/>
      </w:pPr>
      <w:proofErr w:type="spellStart"/>
      <w:r>
        <w:t>Szeliski</w:t>
      </w:r>
      <w:proofErr w:type="spellEnd"/>
      <w:r>
        <w:t xml:space="preserve">, R. (2022). </w:t>
      </w:r>
      <w:r>
        <w:rPr>
          <w:i/>
        </w:rPr>
        <w:t>Computer Vision: Algorithms and Applications</w:t>
      </w:r>
      <w:r>
        <w:t>. Springer Nature.</w:t>
      </w:r>
    </w:p>
    <w:p w14:paraId="288D14A8" w14:textId="77777777" w:rsidR="00645972" w:rsidRDefault="00D23E13" w:rsidP="00E4222A">
      <w:pPr>
        <w:pStyle w:val="Standard"/>
        <w:spacing w:line="360" w:lineRule="auto"/>
      </w:pPr>
      <w:r>
        <w:t xml:space="preserve">Tsuchida, T., Koga, R., Horikawa, M., Tsunoda, T., </w:t>
      </w:r>
      <w:proofErr w:type="spellStart"/>
      <w:r>
        <w:t>Maoka</w:t>
      </w:r>
      <w:proofErr w:type="spellEnd"/>
      <w:r>
        <w:t xml:space="preserve">, T., Matsumoto, S., </w:t>
      </w:r>
      <w:r>
        <w:rPr>
          <w:i/>
        </w:rPr>
        <w:t>et al.</w:t>
      </w:r>
      <w:r>
        <w:t xml:space="preserve"> (2010). Symbiotic Bacterium Modifies Aphid Body Color. </w:t>
      </w:r>
      <w:r>
        <w:rPr>
          <w:i/>
        </w:rPr>
        <w:t>Science</w:t>
      </w:r>
      <w:r>
        <w:t>, 330, 1102–1104.</w:t>
      </w:r>
    </w:p>
    <w:p w14:paraId="475E3A9C" w14:textId="77777777" w:rsidR="00645972" w:rsidRDefault="00D23E13" w:rsidP="00E4222A">
      <w:pPr>
        <w:pStyle w:val="Standard"/>
        <w:spacing w:line="360" w:lineRule="auto"/>
      </w:pPr>
      <w:r>
        <w:t xml:space="preserve">Van </w:t>
      </w:r>
      <w:proofErr w:type="spellStart"/>
      <w:r>
        <w:t>Belleghem</w:t>
      </w:r>
      <w:proofErr w:type="spellEnd"/>
      <w:r>
        <w:t>, S.M., Papa, R., Ortiz-</w:t>
      </w:r>
      <w:proofErr w:type="spellStart"/>
      <w:r>
        <w:t>Zuazaga</w:t>
      </w:r>
      <w:proofErr w:type="spellEnd"/>
      <w:r>
        <w:t xml:space="preserve">, H., Hendrickx, F., </w:t>
      </w:r>
      <w:proofErr w:type="spellStart"/>
      <w:r>
        <w:t>Jiggins</w:t>
      </w:r>
      <w:proofErr w:type="spellEnd"/>
      <w:r>
        <w:t xml:space="preserve">, C.D., Owen McMillan, W., </w:t>
      </w:r>
      <w:r>
        <w:rPr>
          <w:i/>
        </w:rPr>
        <w:t>et al.</w:t>
      </w:r>
      <w:r>
        <w:t xml:space="preserve"> (2018). </w:t>
      </w:r>
      <w:proofErr w:type="spellStart"/>
      <w:r>
        <w:t>patternize</w:t>
      </w:r>
      <w:proofErr w:type="spellEnd"/>
      <w:r>
        <w:t xml:space="preserve">: An R package for quantifying </w:t>
      </w:r>
      <w:proofErr w:type="spellStart"/>
      <w:r>
        <w:t>colour</w:t>
      </w:r>
      <w:proofErr w:type="spellEnd"/>
      <w:r>
        <w:t xml:space="preserve"> pattern variation. </w:t>
      </w:r>
      <w:r>
        <w:rPr>
          <w:i/>
        </w:rPr>
        <w:t>Methods in Ecology and Evolution</w:t>
      </w:r>
      <w:r>
        <w:t>, 9, 390–398.</w:t>
      </w:r>
    </w:p>
    <w:p w14:paraId="04FB5AC0" w14:textId="77777777" w:rsidR="00645972" w:rsidRDefault="00D23E13" w:rsidP="00E4222A">
      <w:pPr>
        <w:pStyle w:val="Standard"/>
        <w:spacing w:line="360" w:lineRule="auto"/>
      </w:pPr>
      <w:r>
        <w:t xml:space="preserve">Vasconcelos, T. (2023). A trait-based approach to determining principles of plant biogeography. </w:t>
      </w:r>
      <w:r>
        <w:rPr>
          <w:i/>
        </w:rPr>
        <w:t>American Journal of Botany</w:t>
      </w:r>
      <w:r>
        <w:t>, 110, e16127.</w:t>
      </w:r>
    </w:p>
    <w:p w14:paraId="39D536B1" w14:textId="77777777" w:rsidR="00645972" w:rsidRDefault="00D23E13" w:rsidP="00E4222A">
      <w:pPr>
        <w:pStyle w:val="Standard"/>
        <w:spacing w:line="360" w:lineRule="auto"/>
      </w:pPr>
      <w:r>
        <w:t xml:space="preserve">van den Berg, C.P., </w:t>
      </w:r>
      <w:proofErr w:type="spellStart"/>
      <w:r>
        <w:t>Troscianko</w:t>
      </w:r>
      <w:proofErr w:type="spellEnd"/>
      <w:r>
        <w:t xml:space="preserve">, J., Endler, J.A., Marshall, N.J. &amp; Cheney, K.L. (2020). Quantitative </w:t>
      </w:r>
      <w:proofErr w:type="spellStart"/>
      <w:r>
        <w:t>Colour</w:t>
      </w:r>
      <w:proofErr w:type="spellEnd"/>
      <w:r>
        <w:t xml:space="preserve"> Pattern Analysis (QCPA): A comprehensive framework for the analysis of </w:t>
      </w:r>
      <w:proofErr w:type="spellStart"/>
      <w:r>
        <w:t>colour</w:t>
      </w:r>
      <w:proofErr w:type="spellEnd"/>
      <w:r>
        <w:t xml:space="preserve"> patterns in nature. </w:t>
      </w:r>
      <w:r>
        <w:rPr>
          <w:i/>
        </w:rPr>
        <w:t>Methods in Ecology and Evolution</w:t>
      </w:r>
      <w:r>
        <w:t>, 11, 316–332.</w:t>
      </w:r>
    </w:p>
    <w:p w14:paraId="439FEDF5" w14:textId="77777777" w:rsidR="00645972" w:rsidRDefault="00D23E13" w:rsidP="00E4222A">
      <w:pPr>
        <w:pStyle w:val="Standard"/>
        <w:spacing w:line="360" w:lineRule="auto"/>
      </w:pPr>
      <w:r>
        <w:t xml:space="preserve">Ward, D.F. (2014). Understanding sampling and taxonomic biases recorded by citizen scientists. </w:t>
      </w:r>
      <w:r>
        <w:rPr>
          <w:i/>
        </w:rPr>
        <w:t xml:space="preserve">J Insect </w:t>
      </w:r>
      <w:proofErr w:type="spellStart"/>
      <w:r>
        <w:rPr>
          <w:i/>
        </w:rPr>
        <w:t>Conserv</w:t>
      </w:r>
      <w:proofErr w:type="spellEnd"/>
      <w:r>
        <w:t>, 18, 753–756.</w:t>
      </w:r>
    </w:p>
    <w:p w14:paraId="697898AF" w14:textId="77777777" w:rsidR="00645972" w:rsidRDefault="00D23E13" w:rsidP="00E4222A">
      <w:pPr>
        <w:pStyle w:val="Standard"/>
        <w:spacing w:line="360" w:lineRule="auto"/>
      </w:pPr>
      <w:r>
        <w:t xml:space="preserve">Weaver, W.N. &amp; Smith, S.A. (2023). From leaves to labels: Building modular machine learning networks for rapid herbarium specimen analysis with LeafMachine2. </w:t>
      </w:r>
      <w:r>
        <w:rPr>
          <w:i/>
        </w:rPr>
        <w:t>Applications in Plant Sciences</w:t>
      </w:r>
      <w:r>
        <w:t>, 11, e11548.</w:t>
      </w:r>
    </w:p>
    <w:p w14:paraId="528652C1" w14:textId="77777777" w:rsidR="00645972" w:rsidRDefault="00D23E13" w:rsidP="00E4222A">
      <w:pPr>
        <w:pStyle w:val="Standard"/>
        <w:spacing w:line="360" w:lineRule="auto"/>
      </w:pPr>
      <w:r>
        <w:t xml:space="preserve">Weller, H.I., Hiller, A.E., Lord, N.P. &amp; Van </w:t>
      </w:r>
      <w:proofErr w:type="spellStart"/>
      <w:r>
        <w:t>Belleghem</w:t>
      </w:r>
      <w:proofErr w:type="spellEnd"/>
      <w:r>
        <w:t xml:space="preserve">, S.M. (2024). </w:t>
      </w:r>
      <w:proofErr w:type="spellStart"/>
      <w:r>
        <w:t>recolorize</w:t>
      </w:r>
      <w:proofErr w:type="spellEnd"/>
      <w:r>
        <w:t xml:space="preserve">: An R package for flexible </w:t>
      </w:r>
      <w:proofErr w:type="spellStart"/>
      <w:r>
        <w:t>colour</w:t>
      </w:r>
      <w:proofErr w:type="spellEnd"/>
      <w:r>
        <w:t xml:space="preserve"> segmentation of biological images. </w:t>
      </w:r>
      <w:r>
        <w:rPr>
          <w:i/>
        </w:rPr>
        <w:t>Ecology Letters</w:t>
      </w:r>
      <w:r>
        <w:t>, 27, e14378.</w:t>
      </w:r>
    </w:p>
    <w:p w14:paraId="0621A682" w14:textId="77777777" w:rsidR="00645972" w:rsidRDefault="00D23E13" w:rsidP="00E4222A">
      <w:pPr>
        <w:pStyle w:val="Standard"/>
        <w:spacing w:line="360" w:lineRule="auto"/>
      </w:pPr>
      <w:r>
        <w:lastRenderedPageBreak/>
        <w:t xml:space="preserve">Wolf, T., Debut, L., Sanh, V., </w:t>
      </w:r>
      <w:proofErr w:type="spellStart"/>
      <w:r>
        <w:t>Chaumond</w:t>
      </w:r>
      <w:proofErr w:type="spellEnd"/>
      <w:r>
        <w:t xml:space="preserve">, J., </w:t>
      </w:r>
      <w:proofErr w:type="spellStart"/>
      <w:r>
        <w:t>Delangue</w:t>
      </w:r>
      <w:proofErr w:type="spellEnd"/>
      <w:r>
        <w:t xml:space="preserve">, C., Moi, A., </w:t>
      </w:r>
      <w:r>
        <w:rPr>
          <w:i/>
        </w:rPr>
        <w:t>et al.</w:t>
      </w:r>
      <w:r>
        <w:t xml:space="preserve"> (2020). Transformers: State-of-the-Art Natural Language Processing. In: </w:t>
      </w:r>
      <w:r>
        <w:rPr>
          <w:i/>
        </w:rPr>
        <w:t>Proceedings of the 2020 Conference on Empirical Methods in Natural Language Processing: System Demonstrations</w:t>
      </w:r>
      <w:r>
        <w:t>. Association for Computational Linguistics, Online, pp. 38–45.</w:t>
      </w:r>
    </w:p>
    <w:p w14:paraId="4A7CAA51" w14:textId="015DC57F" w:rsidR="00645972" w:rsidRDefault="00D23E13" w:rsidP="00E4222A">
      <w:pPr>
        <w:pStyle w:val="Standard"/>
        <w:spacing w:line="360" w:lineRule="auto"/>
        <w:rPr>
          <w:i/>
          <w:iCs/>
        </w:rPr>
      </w:pPr>
      <w:r>
        <w:t xml:space="preserve">Zhang, H., Li, F., Liu, S., Zhang, L., Su, H., Zhu, J., </w:t>
      </w:r>
      <w:r>
        <w:rPr>
          <w:i/>
        </w:rPr>
        <w:t>et al.</w:t>
      </w:r>
      <w:r>
        <w:t xml:space="preserve"> (2022). DINO: DETR with Improved </w:t>
      </w:r>
      <w:proofErr w:type="spellStart"/>
      <w:r>
        <w:t>DeNoising</w:t>
      </w:r>
      <w:proofErr w:type="spellEnd"/>
      <w:r>
        <w:t xml:space="preserve"> Anchor Boxes for End-to-End Object Detection.</w:t>
      </w:r>
    </w:p>
    <w:sectPr w:rsidR="00645972" w:rsidSect="00B26C0D">
      <w:pgSz w:w="12240" w:h="15840"/>
      <w:pgMar w:top="1134" w:right="1134" w:bottom="1134" w:left="1134"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47F048" w14:textId="77777777" w:rsidR="00987F2D" w:rsidRDefault="00987F2D">
      <w:r>
        <w:separator/>
      </w:r>
    </w:p>
  </w:endnote>
  <w:endnote w:type="continuationSeparator" w:id="0">
    <w:p w14:paraId="08FB3C22" w14:textId="77777777" w:rsidR="00987F2D" w:rsidRDefault="00987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0"/>
    <w:family w:val="modern"/>
    <w:pitch w:val="fixed"/>
  </w:font>
  <w:font w:name="Noto Sans Mono CJK SC">
    <w:panose1 w:val="020B0604020202020204"/>
    <w:charset w:val="00"/>
    <w:family w:val="modern"/>
    <w:pitch w:val="fixed"/>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1EC29" w14:textId="77777777" w:rsidR="00987F2D" w:rsidRDefault="00987F2D">
      <w:r>
        <w:rPr>
          <w:color w:val="000000"/>
        </w:rPr>
        <w:separator/>
      </w:r>
    </w:p>
  </w:footnote>
  <w:footnote w:type="continuationSeparator" w:id="0">
    <w:p w14:paraId="64064666" w14:textId="77777777" w:rsidR="00987F2D" w:rsidRDefault="00987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5CC2"/>
    <w:multiLevelType w:val="hybridMultilevel"/>
    <w:tmpl w:val="461E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5082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ko, James">
    <w15:presenceInfo w15:providerId="AD" w15:userId="S::jboyko@umich.edu::3c09612d-e409-427c-ab8e-d07305b74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972"/>
    <w:rsid w:val="000045E3"/>
    <w:rsid w:val="000247F2"/>
    <w:rsid w:val="00035032"/>
    <w:rsid w:val="00051666"/>
    <w:rsid w:val="00074FC4"/>
    <w:rsid w:val="00081974"/>
    <w:rsid w:val="0008204A"/>
    <w:rsid w:val="000A04CE"/>
    <w:rsid w:val="000C026F"/>
    <w:rsid w:val="000E42FA"/>
    <w:rsid w:val="00122236"/>
    <w:rsid w:val="00130057"/>
    <w:rsid w:val="0015192A"/>
    <w:rsid w:val="001522F6"/>
    <w:rsid w:val="00156598"/>
    <w:rsid w:val="001576BB"/>
    <w:rsid w:val="00160A40"/>
    <w:rsid w:val="00165375"/>
    <w:rsid w:val="001725ED"/>
    <w:rsid w:val="00172E64"/>
    <w:rsid w:val="00184958"/>
    <w:rsid w:val="001C2397"/>
    <w:rsid w:val="001C6972"/>
    <w:rsid w:val="001C782D"/>
    <w:rsid w:val="001F1143"/>
    <w:rsid w:val="00222D00"/>
    <w:rsid w:val="00255423"/>
    <w:rsid w:val="00256874"/>
    <w:rsid w:val="0028795D"/>
    <w:rsid w:val="00295CDC"/>
    <w:rsid w:val="002A7CFD"/>
    <w:rsid w:val="002B0E9C"/>
    <w:rsid w:val="002D38FF"/>
    <w:rsid w:val="002D5865"/>
    <w:rsid w:val="002D664D"/>
    <w:rsid w:val="002D758A"/>
    <w:rsid w:val="002E3418"/>
    <w:rsid w:val="002F2267"/>
    <w:rsid w:val="002F4ADA"/>
    <w:rsid w:val="00307637"/>
    <w:rsid w:val="00307B04"/>
    <w:rsid w:val="003479D2"/>
    <w:rsid w:val="0035493D"/>
    <w:rsid w:val="00362C12"/>
    <w:rsid w:val="003676E9"/>
    <w:rsid w:val="00374767"/>
    <w:rsid w:val="0038646F"/>
    <w:rsid w:val="003B639B"/>
    <w:rsid w:val="003C4744"/>
    <w:rsid w:val="003E3499"/>
    <w:rsid w:val="003E3AA1"/>
    <w:rsid w:val="003F4B8A"/>
    <w:rsid w:val="00434CA8"/>
    <w:rsid w:val="00446C4A"/>
    <w:rsid w:val="00457071"/>
    <w:rsid w:val="004678EF"/>
    <w:rsid w:val="00480B54"/>
    <w:rsid w:val="004943C8"/>
    <w:rsid w:val="004973E6"/>
    <w:rsid w:val="004A1669"/>
    <w:rsid w:val="004A1BFF"/>
    <w:rsid w:val="00500C69"/>
    <w:rsid w:val="00502998"/>
    <w:rsid w:val="005227E1"/>
    <w:rsid w:val="00523B69"/>
    <w:rsid w:val="00524539"/>
    <w:rsid w:val="0052798B"/>
    <w:rsid w:val="005439B2"/>
    <w:rsid w:val="0055348D"/>
    <w:rsid w:val="0056168C"/>
    <w:rsid w:val="00572219"/>
    <w:rsid w:val="005772C8"/>
    <w:rsid w:val="005817C9"/>
    <w:rsid w:val="005915AE"/>
    <w:rsid w:val="0059272C"/>
    <w:rsid w:val="005A7CC5"/>
    <w:rsid w:val="005D700E"/>
    <w:rsid w:val="005D75EC"/>
    <w:rsid w:val="005F4B1F"/>
    <w:rsid w:val="00607B39"/>
    <w:rsid w:val="00626673"/>
    <w:rsid w:val="006341E1"/>
    <w:rsid w:val="00645972"/>
    <w:rsid w:val="0065000D"/>
    <w:rsid w:val="0067246B"/>
    <w:rsid w:val="00681266"/>
    <w:rsid w:val="006815F7"/>
    <w:rsid w:val="00681CEA"/>
    <w:rsid w:val="006A6936"/>
    <w:rsid w:val="006C3D55"/>
    <w:rsid w:val="006D4B42"/>
    <w:rsid w:val="006D6BB2"/>
    <w:rsid w:val="006E1550"/>
    <w:rsid w:val="006E2AD9"/>
    <w:rsid w:val="006E4A4B"/>
    <w:rsid w:val="006E5C38"/>
    <w:rsid w:val="007176A8"/>
    <w:rsid w:val="0073114F"/>
    <w:rsid w:val="0073577A"/>
    <w:rsid w:val="00744A1E"/>
    <w:rsid w:val="00760980"/>
    <w:rsid w:val="00763C50"/>
    <w:rsid w:val="00780BB2"/>
    <w:rsid w:val="007A0A4A"/>
    <w:rsid w:val="007A2639"/>
    <w:rsid w:val="007A79D7"/>
    <w:rsid w:val="007B4A2A"/>
    <w:rsid w:val="007E7811"/>
    <w:rsid w:val="007F670D"/>
    <w:rsid w:val="00810BA9"/>
    <w:rsid w:val="008133DA"/>
    <w:rsid w:val="0081408E"/>
    <w:rsid w:val="00816559"/>
    <w:rsid w:val="00832886"/>
    <w:rsid w:val="00871485"/>
    <w:rsid w:val="008A3B58"/>
    <w:rsid w:val="008A6395"/>
    <w:rsid w:val="008A74FC"/>
    <w:rsid w:val="008A7C02"/>
    <w:rsid w:val="008E6B97"/>
    <w:rsid w:val="00906FF2"/>
    <w:rsid w:val="00910ABA"/>
    <w:rsid w:val="00932DC1"/>
    <w:rsid w:val="009434C4"/>
    <w:rsid w:val="009610A0"/>
    <w:rsid w:val="00972C4D"/>
    <w:rsid w:val="00977C40"/>
    <w:rsid w:val="00987F2D"/>
    <w:rsid w:val="009A0C2A"/>
    <w:rsid w:val="009A319D"/>
    <w:rsid w:val="009B39DA"/>
    <w:rsid w:val="009C29A3"/>
    <w:rsid w:val="009F0AEF"/>
    <w:rsid w:val="00A01569"/>
    <w:rsid w:val="00A300E2"/>
    <w:rsid w:val="00A3577D"/>
    <w:rsid w:val="00A44B61"/>
    <w:rsid w:val="00AB3A5B"/>
    <w:rsid w:val="00AD6818"/>
    <w:rsid w:val="00AE015C"/>
    <w:rsid w:val="00B133A1"/>
    <w:rsid w:val="00B26C0D"/>
    <w:rsid w:val="00B42FDA"/>
    <w:rsid w:val="00BB0837"/>
    <w:rsid w:val="00BD13A3"/>
    <w:rsid w:val="00C075C8"/>
    <w:rsid w:val="00C17C9D"/>
    <w:rsid w:val="00C30505"/>
    <w:rsid w:val="00C50BA2"/>
    <w:rsid w:val="00C61943"/>
    <w:rsid w:val="00C74DA3"/>
    <w:rsid w:val="00C92582"/>
    <w:rsid w:val="00C93DCD"/>
    <w:rsid w:val="00D0056D"/>
    <w:rsid w:val="00D23E13"/>
    <w:rsid w:val="00D4397D"/>
    <w:rsid w:val="00D43BE5"/>
    <w:rsid w:val="00D46EB1"/>
    <w:rsid w:val="00D50DA6"/>
    <w:rsid w:val="00D54404"/>
    <w:rsid w:val="00D55259"/>
    <w:rsid w:val="00D7129C"/>
    <w:rsid w:val="00D94960"/>
    <w:rsid w:val="00DE4C68"/>
    <w:rsid w:val="00E307B3"/>
    <w:rsid w:val="00E4222A"/>
    <w:rsid w:val="00E5595B"/>
    <w:rsid w:val="00E6633C"/>
    <w:rsid w:val="00E83FFF"/>
    <w:rsid w:val="00E90605"/>
    <w:rsid w:val="00E90759"/>
    <w:rsid w:val="00E95EE1"/>
    <w:rsid w:val="00E9728F"/>
    <w:rsid w:val="00EC21FF"/>
    <w:rsid w:val="00EC766E"/>
    <w:rsid w:val="00ED3C65"/>
    <w:rsid w:val="00ED552A"/>
    <w:rsid w:val="00EE631A"/>
    <w:rsid w:val="00EE7C86"/>
    <w:rsid w:val="00F01BA9"/>
    <w:rsid w:val="00F146F7"/>
    <w:rsid w:val="00F24317"/>
    <w:rsid w:val="00F33179"/>
    <w:rsid w:val="00F35A88"/>
    <w:rsid w:val="00F62288"/>
    <w:rsid w:val="00F7764A"/>
    <w:rsid w:val="00F91689"/>
    <w:rsid w:val="00FA43F1"/>
    <w:rsid w:val="00FC4F3F"/>
    <w:rsid w:val="00FD141E"/>
    <w:rsid w:val="00FF2D66"/>
    <w:rsid w:val="010F1C20"/>
    <w:rsid w:val="01886AC5"/>
    <w:rsid w:val="02760E56"/>
    <w:rsid w:val="02A4E1B5"/>
    <w:rsid w:val="04653011"/>
    <w:rsid w:val="057D259B"/>
    <w:rsid w:val="063F6F97"/>
    <w:rsid w:val="064AC525"/>
    <w:rsid w:val="06526D27"/>
    <w:rsid w:val="06E3A4B6"/>
    <w:rsid w:val="072DADEC"/>
    <w:rsid w:val="09BFDDA9"/>
    <w:rsid w:val="0A19BCE7"/>
    <w:rsid w:val="0A337C0E"/>
    <w:rsid w:val="0BD64F70"/>
    <w:rsid w:val="0F2DBE8D"/>
    <w:rsid w:val="10313292"/>
    <w:rsid w:val="146F189F"/>
    <w:rsid w:val="150500F6"/>
    <w:rsid w:val="1526B558"/>
    <w:rsid w:val="183B7516"/>
    <w:rsid w:val="1AF18BBE"/>
    <w:rsid w:val="1AFFDC0C"/>
    <w:rsid w:val="1DABED96"/>
    <w:rsid w:val="1E0BE8F5"/>
    <w:rsid w:val="1E137D84"/>
    <w:rsid w:val="1E385D3A"/>
    <w:rsid w:val="1EE3845F"/>
    <w:rsid w:val="218DBAC9"/>
    <w:rsid w:val="23AB45D7"/>
    <w:rsid w:val="246E8CD1"/>
    <w:rsid w:val="24B457A4"/>
    <w:rsid w:val="27748DF3"/>
    <w:rsid w:val="29321E14"/>
    <w:rsid w:val="29D20B55"/>
    <w:rsid w:val="2A2E9135"/>
    <w:rsid w:val="2A5FAB62"/>
    <w:rsid w:val="2A6FE0DC"/>
    <w:rsid w:val="2CAE49A4"/>
    <w:rsid w:val="2D207296"/>
    <w:rsid w:val="2F139CEC"/>
    <w:rsid w:val="2F36FBF5"/>
    <w:rsid w:val="330BFCC6"/>
    <w:rsid w:val="3375B9CC"/>
    <w:rsid w:val="33B7D728"/>
    <w:rsid w:val="359279DC"/>
    <w:rsid w:val="35E54578"/>
    <w:rsid w:val="374996FD"/>
    <w:rsid w:val="381D8EE5"/>
    <w:rsid w:val="38645513"/>
    <w:rsid w:val="3980FF8E"/>
    <w:rsid w:val="3A7601C4"/>
    <w:rsid w:val="3AB71F16"/>
    <w:rsid w:val="3AFA49DA"/>
    <w:rsid w:val="3BAAE51F"/>
    <w:rsid w:val="3D4EA8FE"/>
    <w:rsid w:val="3DACB205"/>
    <w:rsid w:val="3E7F384E"/>
    <w:rsid w:val="418731A7"/>
    <w:rsid w:val="4211AA1B"/>
    <w:rsid w:val="42731DEA"/>
    <w:rsid w:val="44BBEBAE"/>
    <w:rsid w:val="45396807"/>
    <w:rsid w:val="45468D02"/>
    <w:rsid w:val="45577A23"/>
    <w:rsid w:val="47385383"/>
    <w:rsid w:val="48832263"/>
    <w:rsid w:val="4C2FD90D"/>
    <w:rsid w:val="4CCA1A2C"/>
    <w:rsid w:val="4D4D5122"/>
    <w:rsid w:val="4DAB8955"/>
    <w:rsid w:val="4E437B14"/>
    <w:rsid w:val="4E836928"/>
    <w:rsid w:val="4F5B28AA"/>
    <w:rsid w:val="5119E7B7"/>
    <w:rsid w:val="516AD95C"/>
    <w:rsid w:val="5365D1CB"/>
    <w:rsid w:val="53E1C69C"/>
    <w:rsid w:val="5658DA24"/>
    <w:rsid w:val="56A2A7AD"/>
    <w:rsid w:val="576B2E58"/>
    <w:rsid w:val="582A43EA"/>
    <w:rsid w:val="582EE2E4"/>
    <w:rsid w:val="58D65F6F"/>
    <w:rsid w:val="591A9B0C"/>
    <w:rsid w:val="5A280D5C"/>
    <w:rsid w:val="5B086FFE"/>
    <w:rsid w:val="5B8395BA"/>
    <w:rsid w:val="5C4233FA"/>
    <w:rsid w:val="5D33770F"/>
    <w:rsid w:val="5EDE4136"/>
    <w:rsid w:val="5F1AC1BD"/>
    <w:rsid w:val="606E5D88"/>
    <w:rsid w:val="60FC3C31"/>
    <w:rsid w:val="610E1AA3"/>
    <w:rsid w:val="62E4651B"/>
    <w:rsid w:val="62FFE784"/>
    <w:rsid w:val="630E9F06"/>
    <w:rsid w:val="635384B9"/>
    <w:rsid w:val="63565908"/>
    <w:rsid w:val="63994566"/>
    <w:rsid w:val="6402A648"/>
    <w:rsid w:val="64B4529A"/>
    <w:rsid w:val="65CF7269"/>
    <w:rsid w:val="65EFFCC0"/>
    <w:rsid w:val="65F213D6"/>
    <w:rsid w:val="65FC25BE"/>
    <w:rsid w:val="66F93168"/>
    <w:rsid w:val="678F8639"/>
    <w:rsid w:val="67E25BA8"/>
    <w:rsid w:val="67E8F57B"/>
    <w:rsid w:val="6807A67D"/>
    <w:rsid w:val="6B49EEE5"/>
    <w:rsid w:val="6C67BC52"/>
    <w:rsid w:val="6DF7E8C0"/>
    <w:rsid w:val="6E812703"/>
    <w:rsid w:val="6F4239BD"/>
    <w:rsid w:val="7007AA55"/>
    <w:rsid w:val="72D7C3CF"/>
    <w:rsid w:val="7532780C"/>
    <w:rsid w:val="767C33EF"/>
    <w:rsid w:val="784E0649"/>
    <w:rsid w:val="795FA4C4"/>
    <w:rsid w:val="7A19422E"/>
    <w:rsid w:val="7A2AEF57"/>
    <w:rsid w:val="7BB4EBD0"/>
    <w:rsid w:val="7BCB2B3F"/>
    <w:rsid w:val="7C42B53C"/>
    <w:rsid w:val="7C650C3A"/>
    <w:rsid w:val="7E12F837"/>
    <w:rsid w:val="7E169965"/>
    <w:rsid w:val="7E266BA8"/>
    <w:rsid w:val="7E5774D5"/>
    <w:rsid w:val="7F070A4B"/>
    <w:rsid w:val="7F417E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607F3"/>
  <w15:docId w15:val="{BA9CEB6C-F105-CE49-8F5D-1098AFBB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cs="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
    <w:name w:val="Table"/>
    <w:basedOn w:val="Caption"/>
  </w:style>
  <w:style w:type="paragraph" w:customStyle="1" w:styleId="Figure">
    <w:name w:val="Figure"/>
    <w:basedOn w:val="Caption"/>
  </w:style>
  <w:style w:type="paragraph" w:customStyle="1" w:styleId="Framecontents">
    <w:name w:val="Frame contents"/>
    <w:basedOn w:val="Standard"/>
  </w:style>
  <w:style w:type="paragraph" w:styleId="Revision">
    <w:name w:val="Revision"/>
    <w:pPr>
      <w:textAlignment w:val="auto"/>
    </w:pPr>
    <w:rPr>
      <w:rFonts w:cs="Mangal"/>
      <w:szCs w:val="21"/>
    </w:rPr>
  </w:style>
  <w:style w:type="paragraph" w:styleId="CommentText">
    <w:name w:val="annotation text"/>
    <w:basedOn w:val="Normal"/>
    <w:rPr>
      <w:rFonts w:cs="Mangal"/>
      <w:sz w:val="20"/>
      <w:szCs w:val="18"/>
    </w:rPr>
  </w:style>
  <w:style w:type="paragraph" w:styleId="CommentSubject">
    <w:name w:val="annotation subject"/>
    <w:basedOn w:val="CommentText"/>
    <w:next w:val="CommentText"/>
    <w:rPr>
      <w:b/>
      <w:bCs/>
    </w:rPr>
  </w:style>
  <w:style w:type="paragraph" w:customStyle="1" w:styleId="HeaderandFooter">
    <w:name w:val="Header and Footer"/>
    <w:basedOn w:val="Standard"/>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customStyle="1" w:styleId="LO-normal">
    <w:name w:val="LO-normal"/>
    <w:pPr>
      <w:suppressAutoHyphens/>
      <w:spacing w:line="276" w:lineRule="auto"/>
    </w:pPr>
    <w:rPr>
      <w:rFonts w:ascii="Arial" w:eastAsia="Arial" w:hAnsi="Arial" w:cs="Arial"/>
      <w:kern w:val="0"/>
      <w:sz w:val="22"/>
      <w:szCs w:val="22"/>
    </w:rPr>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cs="Mangal"/>
      <w:sz w:val="20"/>
      <w:szCs w:val="18"/>
    </w:rPr>
  </w:style>
  <w:style w:type="character" w:customStyle="1" w:styleId="CommentSubjectChar">
    <w:name w:val="Comment Subject Char"/>
    <w:basedOn w:val="CommentTextChar"/>
    <w:rPr>
      <w:rFonts w:cs="Mangal"/>
      <w:b/>
      <w:bCs/>
      <w:sz w:val="20"/>
      <w:szCs w:val="18"/>
    </w:rPr>
  </w:style>
  <w:style w:type="character" w:customStyle="1" w:styleId="Linenumbering">
    <w:name w:val="Line numbering"/>
  </w:style>
  <w:style w:type="character" w:styleId="LineNumber">
    <w:name w:val="line number"/>
    <w:basedOn w:val="DefaultParagraphFont"/>
    <w:uiPriority w:val="99"/>
    <w:semiHidden/>
    <w:unhideWhenUsed/>
    <w:rsid w:val="00457071"/>
  </w:style>
  <w:style w:type="paragraph" w:styleId="NormalWeb">
    <w:name w:val="Normal (Web)"/>
    <w:basedOn w:val="Normal"/>
    <w:uiPriority w:val="99"/>
    <w:semiHidden/>
    <w:unhideWhenUsed/>
    <w:rsid w:val="005227E1"/>
    <w:rPr>
      <w:rFonts w:ascii="Times New Roman" w:hAnsi="Times New Roman" w:cs="Mangal"/>
      <w:szCs w:val="21"/>
    </w:rPr>
  </w:style>
  <w:style w:type="table" w:styleId="TableGrid">
    <w:name w:val="Table Grid"/>
    <w:basedOn w:val="TableNormal"/>
    <w:uiPriority w:val="39"/>
    <w:rsid w:val="009F0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76E9"/>
    <w:pPr>
      <w:ind w:left="720"/>
      <w:contextualSpacing/>
    </w:pPr>
    <w:rPr>
      <w:rFonts w:cs="Mangal"/>
      <w:szCs w:val="21"/>
    </w:rPr>
  </w:style>
  <w:style w:type="table" w:styleId="PlainTable3">
    <w:name w:val="Plain Table 3"/>
    <w:basedOn w:val="TableNormal"/>
    <w:uiPriority w:val="43"/>
    <w:rsid w:val="000247F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247F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247F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247F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247F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0247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247F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8613">
      <w:bodyDiv w:val="1"/>
      <w:marLeft w:val="0"/>
      <w:marRight w:val="0"/>
      <w:marTop w:val="0"/>
      <w:marBottom w:val="0"/>
      <w:divBdr>
        <w:top w:val="none" w:sz="0" w:space="0" w:color="auto"/>
        <w:left w:val="none" w:sz="0" w:space="0" w:color="auto"/>
        <w:bottom w:val="none" w:sz="0" w:space="0" w:color="auto"/>
        <w:right w:val="none" w:sz="0" w:space="0" w:color="auto"/>
      </w:divBdr>
      <w:divsChild>
        <w:div w:id="973828050">
          <w:marLeft w:val="0"/>
          <w:marRight w:val="0"/>
          <w:marTop w:val="0"/>
          <w:marBottom w:val="0"/>
          <w:divBdr>
            <w:top w:val="none" w:sz="0" w:space="0" w:color="auto"/>
            <w:left w:val="none" w:sz="0" w:space="0" w:color="auto"/>
            <w:bottom w:val="none" w:sz="0" w:space="0" w:color="auto"/>
            <w:right w:val="none" w:sz="0" w:space="0" w:color="auto"/>
          </w:divBdr>
          <w:divsChild>
            <w:div w:id="598948956">
              <w:marLeft w:val="0"/>
              <w:marRight w:val="0"/>
              <w:marTop w:val="0"/>
              <w:marBottom w:val="0"/>
              <w:divBdr>
                <w:top w:val="none" w:sz="0" w:space="0" w:color="auto"/>
                <w:left w:val="none" w:sz="0" w:space="0" w:color="auto"/>
                <w:bottom w:val="none" w:sz="0" w:space="0" w:color="auto"/>
                <w:right w:val="none" w:sz="0" w:space="0" w:color="auto"/>
              </w:divBdr>
              <w:divsChild>
                <w:div w:id="11328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448">
      <w:bodyDiv w:val="1"/>
      <w:marLeft w:val="0"/>
      <w:marRight w:val="0"/>
      <w:marTop w:val="0"/>
      <w:marBottom w:val="0"/>
      <w:divBdr>
        <w:top w:val="none" w:sz="0" w:space="0" w:color="auto"/>
        <w:left w:val="none" w:sz="0" w:space="0" w:color="auto"/>
        <w:bottom w:val="none" w:sz="0" w:space="0" w:color="auto"/>
        <w:right w:val="none" w:sz="0" w:space="0" w:color="auto"/>
      </w:divBdr>
    </w:div>
    <w:div w:id="163084668">
      <w:bodyDiv w:val="1"/>
      <w:marLeft w:val="0"/>
      <w:marRight w:val="0"/>
      <w:marTop w:val="0"/>
      <w:marBottom w:val="0"/>
      <w:divBdr>
        <w:top w:val="none" w:sz="0" w:space="0" w:color="auto"/>
        <w:left w:val="none" w:sz="0" w:space="0" w:color="auto"/>
        <w:bottom w:val="none" w:sz="0" w:space="0" w:color="auto"/>
        <w:right w:val="none" w:sz="0" w:space="0" w:color="auto"/>
      </w:divBdr>
      <w:divsChild>
        <w:div w:id="1247152799">
          <w:marLeft w:val="480"/>
          <w:marRight w:val="0"/>
          <w:marTop w:val="0"/>
          <w:marBottom w:val="0"/>
          <w:divBdr>
            <w:top w:val="none" w:sz="0" w:space="0" w:color="auto"/>
            <w:left w:val="none" w:sz="0" w:space="0" w:color="auto"/>
            <w:bottom w:val="none" w:sz="0" w:space="0" w:color="auto"/>
            <w:right w:val="none" w:sz="0" w:space="0" w:color="auto"/>
          </w:divBdr>
          <w:divsChild>
            <w:div w:id="966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2400">
      <w:bodyDiv w:val="1"/>
      <w:marLeft w:val="0"/>
      <w:marRight w:val="0"/>
      <w:marTop w:val="0"/>
      <w:marBottom w:val="0"/>
      <w:divBdr>
        <w:top w:val="none" w:sz="0" w:space="0" w:color="auto"/>
        <w:left w:val="none" w:sz="0" w:space="0" w:color="auto"/>
        <w:bottom w:val="none" w:sz="0" w:space="0" w:color="auto"/>
        <w:right w:val="none" w:sz="0" w:space="0" w:color="auto"/>
      </w:divBdr>
      <w:divsChild>
        <w:div w:id="2085908351">
          <w:marLeft w:val="0"/>
          <w:marRight w:val="0"/>
          <w:marTop w:val="0"/>
          <w:marBottom w:val="0"/>
          <w:divBdr>
            <w:top w:val="none" w:sz="0" w:space="0" w:color="auto"/>
            <w:left w:val="none" w:sz="0" w:space="0" w:color="auto"/>
            <w:bottom w:val="none" w:sz="0" w:space="0" w:color="auto"/>
            <w:right w:val="none" w:sz="0" w:space="0" w:color="auto"/>
          </w:divBdr>
        </w:div>
      </w:divsChild>
    </w:div>
    <w:div w:id="481695788">
      <w:bodyDiv w:val="1"/>
      <w:marLeft w:val="0"/>
      <w:marRight w:val="0"/>
      <w:marTop w:val="0"/>
      <w:marBottom w:val="0"/>
      <w:divBdr>
        <w:top w:val="none" w:sz="0" w:space="0" w:color="auto"/>
        <w:left w:val="none" w:sz="0" w:space="0" w:color="auto"/>
        <w:bottom w:val="none" w:sz="0" w:space="0" w:color="auto"/>
        <w:right w:val="none" w:sz="0" w:space="0" w:color="auto"/>
      </w:divBdr>
      <w:divsChild>
        <w:div w:id="13383895">
          <w:marLeft w:val="0"/>
          <w:marRight w:val="0"/>
          <w:marTop w:val="0"/>
          <w:marBottom w:val="0"/>
          <w:divBdr>
            <w:top w:val="none" w:sz="0" w:space="0" w:color="auto"/>
            <w:left w:val="none" w:sz="0" w:space="0" w:color="auto"/>
            <w:bottom w:val="none" w:sz="0" w:space="0" w:color="auto"/>
            <w:right w:val="none" w:sz="0" w:space="0" w:color="auto"/>
          </w:divBdr>
          <w:divsChild>
            <w:div w:id="417334926">
              <w:marLeft w:val="0"/>
              <w:marRight w:val="0"/>
              <w:marTop w:val="0"/>
              <w:marBottom w:val="0"/>
              <w:divBdr>
                <w:top w:val="none" w:sz="0" w:space="0" w:color="auto"/>
                <w:left w:val="none" w:sz="0" w:space="0" w:color="auto"/>
                <w:bottom w:val="none" w:sz="0" w:space="0" w:color="auto"/>
                <w:right w:val="none" w:sz="0" w:space="0" w:color="auto"/>
              </w:divBdr>
              <w:divsChild>
                <w:div w:id="7748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97751">
      <w:bodyDiv w:val="1"/>
      <w:marLeft w:val="0"/>
      <w:marRight w:val="0"/>
      <w:marTop w:val="0"/>
      <w:marBottom w:val="0"/>
      <w:divBdr>
        <w:top w:val="none" w:sz="0" w:space="0" w:color="auto"/>
        <w:left w:val="none" w:sz="0" w:space="0" w:color="auto"/>
        <w:bottom w:val="none" w:sz="0" w:space="0" w:color="auto"/>
        <w:right w:val="none" w:sz="0" w:space="0" w:color="auto"/>
      </w:divBdr>
      <w:divsChild>
        <w:div w:id="1078284041">
          <w:marLeft w:val="0"/>
          <w:marRight w:val="0"/>
          <w:marTop w:val="0"/>
          <w:marBottom w:val="0"/>
          <w:divBdr>
            <w:top w:val="none" w:sz="0" w:space="0" w:color="auto"/>
            <w:left w:val="none" w:sz="0" w:space="0" w:color="auto"/>
            <w:bottom w:val="none" w:sz="0" w:space="0" w:color="auto"/>
            <w:right w:val="none" w:sz="0" w:space="0" w:color="auto"/>
          </w:divBdr>
          <w:divsChild>
            <w:div w:id="2135520856">
              <w:marLeft w:val="0"/>
              <w:marRight w:val="0"/>
              <w:marTop w:val="0"/>
              <w:marBottom w:val="0"/>
              <w:divBdr>
                <w:top w:val="none" w:sz="0" w:space="0" w:color="auto"/>
                <w:left w:val="none" w:sz="0" w:space="0" w:color="auto"/>
                <w:bottom w:val="none" w:sz="0" w:space="0" w:color="auto"/>
                <w:right w:val="none" w:sz="0" w:space="0" w:color="auto"/>
              </w:divBdr>
              <w:divsChild>
                <w:div w:id="7165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672">
      <w:bodyDiv w:val="1"/>
      <w:marLeft w:val="0"/>
      <w:marRight w:val="0"/>
      <w:marTop w:val="0"/>
      <w:marBottom w:val="0"/>
      <w:divBdr>
        <w:top w:val="none" w:sz="0" w:space="0" w:color="auto"/>
        <w:left w:val="none" w:sz="0" w:space="0" w:color="auto"/>
        <w:bottom w:val="none" w:sz="0" w:space="0" w:color="auto"/>
        <w:right w:val="none" w:sz="0" w:space="0" w:color="auto"/>
      </w:divBdr>
      <w:divsChild>
        <w:div w:id="1806459563">
          <w:marLeft w:val="0"/>
          <w:marRight w:val="0"/>
          <w:marTop w:val="0"/>
          <w:marBottom w:val="0"/>
          <w:divBdr>
            <w:top w:val="none" w:sz="0" w:space="0" w:color="auto"/>
            <w:left w:val="none" w:sz="0" w:space="0" w:color="auto"/>
            <w:bottom w:val="none" w:sz="0" w:space="0" w:color="auto"/>
            <w:right w:val="none" w:sz="0" w:space="0" w:color="auto"/>
          </w:divBdr>
        </w:div>
        <w:div w:id="1796945398">
          <w:marLeft w:val="0"/>
          <w:marRight w:val="0"/>
          <w:marTop w:val="0"/>
          <w:marBottom w:val="0"/>
          <w:divBdr>
            <w:top w:val="none" w:sz="0" w:space="0" w:color="auto"/>
            <w:left w:val="none" w:sz="0" w:space="0" w:color="auto"/>
            <w:bottom w:val="none" w:sz="0" w:space="0" w:color="auto"/>
            <w:right w:val="none" w:sz="0" w:space="0" w:color="auto"/>
          </w:divBdr>
        </w:div>
      </w:divsChild>
    </w:div>
    <w:div w:id="879703869">
      <w:bodyDiv w:val="1"/>
      <w:marLeft w:val="0"/>
      <w:marRight w:val="0"/>
      <w:marTop w:val="0"/>
      <w:marBottom w:val="0"/>
      <w:divBdr>
        <w:top w:val="none" w:sz="0" w:space="0" w:color="auto"/>
        <w:left w:val="none" w:sz="0" w:space="0" w:color="auto"/>
        <w:bottom w:val="none" w:sz="0" w:space="0" w:color="auto"/>
        <w:right w:val="none" w:sz="0" w:space="0" w:color="auto"/>
      </w:divBdr>
      <w:divsChild>
        <w:div w:id="1304264300">
          <w:marLeft w:val="0"/>
          <w:marRight w:val="0"/>
          <w:marTop w:val="0"/>
          <w:marBottom w:val="0"/>
          <w:divBdr>
            <w:top w:val="none" w:sz="0" w:space="0" w:color="auto"/>
            <w:left w:val="none" w:sz="0" w:space="0" w:color="auto"/>
            <w:bottom w:val="none" w:sz="0" w:space="0" w:color="auto"/>
            <w:right w:val="none" w:sz="0" w:space="0" w:color="auto"/>
          </w:divBdr>
        </w:div>
      </w:divsChild>
    </w:div>
    <w:div w:id="1378428092">
      <w:bodyDiv w:val="1"/>
      <w:marLeft w:val="0"/>
      <w:marRight w:val="0"/>
      <w:marTop w:val="0"/>
      <w:marBottom w:val="0"/>
      <w:divBdr>
        <w:top w:val="none" w:sz="0" w:space="0" w:color="auto"/>
        <w:left w:val="none" w:sz="0" w:space="0" w:color="auto"/>
        <w:bottom w:val="none" w:sz="0" w:space="0" w:color="auto"/>
        <w:right w:val="none" w:sz="0" w:space="0" w:color="auto"/>
      </w:divBdr>
      <w:divsChild>
        <w:div w:id="251008490">
          <w:marLeft w:val="0"/>
          <w:marRight w:val="0"/>
          <w:marTop w:val="0"/>
          <w:marBottom w:val="0"/>
          <w:divBdr>
            <w:top w:val="none" w:sz="0" w:space="0" w:color="auto"/>
            <w:left w:val="none" w:sz="0" w:space="0" w:color="auto"/>
            <w:bottom w:val="none" w:sz="0" w:space="0" w:color="auto"/>
            <w:right w:val="none" w:sz="0" w:space="0" w:color="auto"/>
          </w:divBdr>
          <w:divsChild>
            <w:div w:id="1546212648">
              <w:marLeft w:val="0"/>
              <w:marRight w:val="0"/>
              <w:marTop w:val="0"/>
              <w:marBottom w:val="0"/>
              <w:divBdr>
                <w:top w:val="none" w:sz="0" w:space="0" w:color="auto"/>
                <w:left w:val="none" w:sz="0" w:space="0" w:color="auto"/>
                <w:bottom w:val="none" w:sz="0" w:space="0" w:color="auto"/>
                <w:right w:val="none" w:sz="0" w:space="0" w:color="auto"/>
              </w:divBdr>
              <w:divsChild>
                <w:div w:id="13963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530">
      <w:bodyDiv w:val="1"/>
      <w:marLeft w:val="0"/>
      <w:marRight w:val="0"/>
      <w:marTop w:val="0"/>
      <w:marBottom w:val="0"/>
      <w:divBdr>
        <w:top w:val="none" w:sz="0" w:space="0" w:color="auto"/>
        <w:left w:val="none" w:sz="0" w:space="0" w:color="auto"/>
        <w:bottom w:val="none" w:sz="0" w:space="0" w:color="auto"/>
        <w:right w:val="none" w:sz="0" w:space="0" w:color="auto"/>
      </w:divBdr>
      <w:divsChild>
        <w:div w:id="1011488905">
          <w:marLeft w:val="0"/>
          <w:marRight w:val="0"/>
          <w:marTop w:val="0"/>
          <w:marBottom w:val="0"/>
          <w:divBdr>
            <w:top w:val="none" w:sz="0" w:space="0" w:color="auto"/>
            <w:left w:val="none" w:sz="0" w:space="0" w:color="auto"/>
            <w:bottom w:val="none" w:sz="0" w:space="0" w:color="auto"/>
            <w:right w:val="none" w:sz="0" w:space="0" w:color="auto"/>
          </w:divBdr>
        </w:div>
      </w:divsChild>
    </w:div>
    <w:div w:id="1683360007">
      <w:bodyDiv w:val="1"/>
      <w:marLeft w:val="0"/>
      <w:marRight w:val="0"/>
      <w:marTop w:val="0"/>
      <w:marBottom w:val="0"/>
      <w:divBdr>
        <w:top w:val="none" w:sz="0" w:space="0" w:color="auto"/>
        <w:left w:val="none" w:sz="0" w:space="0" w:color="auto"/>
        <w:bottom w:val="none" w:sz="0" w:space="0" w:color="auto"/>
        <w:right w:val="none" w:sz="0" w:space="0" w:color="auto"/>
      </w:divBdr>
      <w:divsChild>
        <w:div w:id="77798735">
          <w:marLeft w:val="0"/>
          <w:marRight w:val="0"/>
          <w:marTop w:val="0"/>
          <w:marBottom w:val="0"/>
          <w:divBdr>
            <w:top w:val="none" w:sz="0" w:space="0" w:color="auto"/>
            <w:left w:val="none" w:sz="0" w:space="0" w:color="auto"/>
            <w:bottom w:val="none" w:sz="0" w:space="0" w:color="auto"/>
            <w:right w:val="none" w:sz="0" w:space="0" w:color="auto"/>
          </w:divBdr>
        </w:div>
      </w:divsChild>
    </w:div>
    <w:div w:id="1937976741">
      <w:bodyDiv w:val="1"/>
      <w:marLeft w:val="0"/>
      <w:marRight w:val="0"/>
      <w:marTop w:val="0"/>
      <w:marBottom w:val="0"/>
      <w:divBdr>
        <w:top w:val="none" w:sz="0" w:space="0" w:color="auto"/>
        <w:left w:val="none" w:sz="0" w:space="0" w:color="auto"/>
        <w:bottom w:val="none" w:sz="0" w:space="0" w:color="auto"/>
        <w:right w:val="none" w:sz="0" w:space="0" w:color="auto"/>
      </w:divBdr>
      <w:divsChild>
        <w:div w:id="951517991">
          <w:marLeft w:val="0"/>
          <w:marRight w:val="0"/>
          <w:marTop w:val="0"/>
          <w:marBottom w:val="0"/>
          <w:divBdr>
            <w:top w:val="none" w:sz="0" w:space="0" w:color="auto"/>
            <w:left w:val="none" w:sz="0" w:space="0" w:color="auto"/>
            <w:bottom w:val="none" w:sz="0" w:space="0" w:color="auto"/>
            <w:right w:val="none" w:sz="0" w:space="0" w:color="auto"/>
          </w:divBdr>
        </w:div>
        <w:div w:id="1942646821">
          <w:marLeft w:val="0"/>
          <w:marRight w:val="0"/>
          <w:marTop w:val="0"/>
          <w:marBottom w:val="0"/>
          <w:divBdr>
            <w:top w:val="none" w:sz="0" w:space="0" w:color="auto"/>
            <w:left w:val="none" w:sz="0" w:space="0" w:color="auto"/>
            <w:bottom w:val="none" w:sz="0" w:space="0" w:color="auto"/>
            <w:right w:val="none" w:sz="0" w:space="0" w:color="auto"/>
          </w:divBdr>
        </w:div>
      </w:divsChild>
    </w:div>
    <w:div w:id="2082025469">
      <w:bodyDiv w:val="1"/>
      <w:marLeft w:val="0"/>
      <w:marRight w:val="0"/>
      <w:marTop w:val="0"/>
      <w:marBottom w:val="0"/>
      <w:divBdr>
        <w:top w:val="none" w:sz="0" w:space="0" w:color="auto"/>
        <w:left w:val="none" w:sz="0" w:space="0" w:color="auto"/>
        <w:bottom w:val="none" w:sz="0" w:space="0" w:color="auto"/>
        <w:right w:val="none" w:sz="0" w:space="0" w:color="auto"/>
      </w:divBdr>
      <w:divsChild>
        <w:div w:id="628823899">
          <w:marLeft w:val="0"/>
          <w:marRight w:val="0"/>
          <w:marTop w:val="0"/>
          <w:marBottom w:val="0"/>
          <w:divBdr>
            <w:top w:val="none" w:sz="0" w:space="0" w:color="auto"/>
            <w:left w:val="none" w:sz="0" w:space="0" w:color="auto"/>
            <w:bottom w:val="none" w:sz="0" w:space="0" w:color="auto"/>
            <w:right w:val="none" w:sz="0" w:space="0" w:color="auto"/>
          </w:divBdr>
          <w:divsChild>
            <w:div w:id="1884950436">
              <w:marLeft w:val="0"/>
              <w:marRight w:val="0"/>
              <w:marTop w:val="0"/>
              <w:marBottom w:val="0"/>
              <w:divBdr>
                <w:top w:val="none" w:sz="0" w:space="0" w:color="auto"/>
                <w:left w:val="none" w:sz="0" w:space="0" w:color="auto"/>
                <w:bottom w:val="none" w:sz="0" w:space="0" w:color="auto"/>
                <w:right w:val="none" w:sz="0" w:space="0" w:color="auto"/>
              </w:divBdr>
              <w:divsChild>
                <w:div w:id="3305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570D4-7C98-F044-878E-45A6141F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13</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Boyko, James</cp:lastModifiedBy>
  <cp:revision>53</cp:revision>
  <dcterms:created xsi:type="dcterms:W3CDTF">2025-01-30T14:30:00Z</dcterms:created>
  <dcterms:modified xsi:type="dcterms:W3CDTF">2025-04-09T13:59:00Z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id="1zKwJ0as"/&gt;&lt;style id="http://www.zotero.org/styles/systematic-biology" hasBibliography="1" bibliographyStyleHasBeenSet="0"/&gt;&lt;prefs&gt;&lt;pref name="fieldType" value="Field"/&gt;&lt;/prefs&gt;&lt;/data&gt;</vt:lpwstr>
  </property>
</Properties>
</file>